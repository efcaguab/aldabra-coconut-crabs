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D2E87" w14:textId="77777777" w:rsidR="00A23C02" w:rsidRPr="00ED7236" w:rsidRDefault="00A23C02" w:rsidP="008F7CDD">
      <w:pPr>
        <w:spacing w:after="0" w:line="480" w:lineRule="auto"/>
        <w:jc w:val="both"/>
        <w:rPr>
          <w:szCs w:val="24"/>
        </w:rPr>
      </w:pPr>
      <w:r w:rsidRPr="00ED7236">
        <w:rPr>
          <w:szCs w:val="24"/>
        </w:rPr>
        <w:t>Running head: Appoo et al.</w:t>
      </w:r>
      <w:r w:rsidRPr="00ED7236">
        <w:rPr>
          <w:b/>
          <w:szCs w:val="24"/>
        </w:rPr>
        <w:t xml:space="preserve"> </w:t>
      </w:r>
      <w:r w:rsidRPr="00ED7236">
        <w:rPr>
          <w:szCs w:val="24"/>
        </w:rPr>
        <w:t>Coconut crab population dynamics on Aldabra</w:t>
      </w:r>
    </w:p>
    <w:p w14:paraId="5D4ED871" w14:textId="77777777" w:rsidR="00A23C02" w:rsidRPr="00ED7236" w:rsidRDefault="00A23C02" w:rsidP="008F7CDD">
      <w:pPr>
        <w:spacing w:after="0" w:line="480" w:lineRule="auto"/>
        <w:jc w:val="both"/>
        <w:rPr>
          <w:b/>
          <w:szCs w:val="24"/>
        </w:rPr>
      </w:pPr>
    </w:p>
    <w:p w14:paraId="34D25A5E" w14:textId="0C257541" w:rsidR="00A23C02" w:rsidRPr="00ED7236" w:rsidRDefault="00A23C02" w:rsidP="008F7CDD">
      <w:pPr>
        <w:spacing w:after="0" w:line="480" w:lineRule="auto"/>
        <w:jc w:val="both"/>
        <w:rPr>
          <w:b/>
          <w:szCs w:val="24"/>
        </w:rPr>
      </w:pPr>
      <w:r w:rsidRPr="00ED7236">
        <w:rPr>
          <w:b/>
          <w:szCs w:val="24"/>
        </w:rPr>
        <w:t xml:space="preserve">Population dynamics of the </w:t>
      </w:r>
      <w:commentRangeStart w:id="0"/>
      <w:del w:id="1" w:author="Jennifer Appoo" w:date="2019-11-29T12:19:00Z">
        <w:r w:rsidR="00A42024" w:rsidDel="00A42024">
          <w:rPr>
            <w:b/>
            <w:szCs w:val="24"/>
          </w:rPr>
          <w:delText xml:space="preserve">largest terrestrial arthropod, the </w:delText>
        </w:r>
      </w:del>
      <w:commentRangeEnd w:id="0"/>
      <w:r w:rsidR="00A42024">
        <w:rPr>
          <w:rStyle w:val="CommentReference"/>
        </w:rPr>
        <w:commentReference w:id="0"/>
      </w:r>
      <w:r w:rsidRPr="00ED7236">
        <w:rPr>
          <w:b/>
          <w:szCs w:val="24"/>
        </w:rPr>
        <w:t>coconut crab</w:t>
      </w:r>
      <w:del w:id="2" w:author="Jennifer Appoo" w:date="2019-11-29T12:19:00Z">
        <w:r w:rsidRPr="00ED7236" w:rsidDel="00A42024">
          <w:rPr>
            <w:b/>
            <w:szCs w:val="24"/>
          </w:rPr>
          <w:delText>,</w:delText>
        </w:r>
      </w:del>
      <w:r w:rsidRPr="00ED7236">
        <w:rPr>
          <w:b/>
          <w:szCs w:val="24"/>
        </w:rPr>
        <w:t xml:space="preserve"> </w:t>
      </w:r>
      <w:ins w:id="3" w:author="Jennifer Appoo" w:date="2019-11-29T12:19:00Z">
        <w:r w:rsidR="00A42024">
          <w:rPr>
            <w:b/>
            <w:szCs w:val="24"/>
          </w:rPr>
          <w:t>(</w:t>
        </w:r>
      </w:ins>
      <w:r w:rsidRPr="00ED7236">
        <w:rPr>
          <w:b/>
          <w:i/>
          <w:szCs w:val="24"/>
        </w:rPr>
        <w:t>Birgus latro</w:t>
      </w:r>
      <w:ins w:id="4" w:author="Jennifer Appoo" w:date="2019-11-29T12:19:00Z">
        <w:r w:rsidR="00A42024">
          <w:rPr>
            <w:b/>
            <w:i/>
            <w:szCs w:val="24"/>
          </w:rPr>
          <w:t>)</w:t>
        </w:r>
      </w:ins>
      <w:r w:rsidRPr="00ED7236">
        <w:rPr>
          <w:b/>
          <w:i/>
          <w:szCs w:val="24"/>
        </w:rPr>
        <w:t xml:space="preserve">, </w:t>
      </w:r>
      <w:r w:rsidRPr="00ED7236">
        <w:rPr>
          <w:b/>
          <w:szCs w:val="24"/>
        </w:rPr>
        <w:t>on Aldabra Atoll, Seychelles</w:t>
      </w:r>
    </w:p>
    <w:p w14:paraId="04E19088" w14:textId="77777777" w:rsidR="00A23C02" w:rsidRPr="00ED7236" w:rsidRDefault="003D6952" w:rsidP="008F7CDD">
      <w:pPr>
        <w:tabs>
          <w:tab w:val="left" w:pos="3416"/>
        </w:tabs>
        <w:spacing w:after="0" w:line="480" w:lineRule="auto"/>
        <w:jc w:val="both"/>
        <w:rPr>
          <w:b/>
          <w:szCs w:val="24"/>
        </w:rPr>
      </w:pPr>
      <w:r w:rsidRPr="00ED7236">
        <w:rPr>
          <w:b/>
          <w:szCs w:val="24"/>
        </w:rPr>
        <w:tab/>
      </w:r>
    </w:p>
    <w:p w14:paraId="5C7276B7" w14:textId="5F64604D" w:rsidR="00A23C02" w:rsidRPr="00ED7236" w:rsidRDefault="00A23C02" w:rsidP="008F7CDD">
      <w:pPr>
        <w:spacing w:after="0" w:line="480" w:lineRule="auto"/>
        <w:jc w:val="both"/>
        <w:rPr>
          <w:i/>
          <w:szCs w:val="24"/>
        </w:rPr>
      </w:pPr>
      <w:r w:rsidRPr="00ED7236">
        <w:rPr>
          <w:szCs w:val="24"/>
        </w:rPr>
        <w:t>Jennifer Appoo</w:t>
      </w:r>
      <w:r w:rsidRPr="00ED7236">
        <w:rPr>
          <w:szCs w:val="24"/>
          <w:vertAlign w:val="superscript"/>
        </w:rPr>
        <w:t>1</w:t>
      </w:r>
      <w:r w:rsidRPr="002B3F5D">
        <w:rPr>
          <w:rStyle w:val="FootnoteReference"/>
        </w:rPr>
        <w:footnoteReference w:id="1"/>
      </w:r>
      <w:r w:rsidR="007D3B97" w:rsidRPr="00ED7236">
        <w:rPr>
          <w:szCs w:val="24"/>
          <w:vertAlign w:val="superscript"/>
          <w:lang w:eastAsia="en-GB"/>
        </w:rPr>
        <w:sym w:font="Wingdings 2" w:char="F085"/>
      </w:r>
      <w:r w:rsidRPr="00ED7236">
        <w:rPr>
          <w:szCs w:val="24"/>
        </w:rPr>
        <w:t xml:space="preserve">, E. Fernando </w:t>
      </w:r>
      <w:r w:rsidRPr="00525F89">
        <w:rPr>
          <w:szCs w:val="24"/>
        </w:rPr>
        <w:t>Cagua</w:t>
      </w:r>
      <w:ins w:id="5" w:author="Jennifer Appoo" w:date="2019-11-26T15:04:00Z">
        <w:r w:rsidR="00525F89">
          <w:rPr>
            <w:szCs w:val="24"/>
            <w:vertAlign w:val="superscript"/>
          </w:rPr>
          <w:t>1,</w:t>
        </w:r>
      </w:ins>
      <w:r w:rsidRPr="00525F89">
        <w:rPr>
          <w:szCs w:val="24"/>
          <w:vertAlign w:val="superscript"/>
        </w:rPr>
        <w:t>2</w:t>
      </w:r>
      <w:r w:rsidR="00C76175" w:rsidRPr="00ED7236">
        <w:rPr>
          <w:szCs w:val="24"/>
          <w:vertAlign w:val="superscript"/>
          <w:lang w:eastAsia="en-GB"/>
        </w:rPr>
        <w:sym w:font="Wingdings 2" w:char="F085"/>
      </w:r>
      <w:r w:rsidRPr="00ED7236">
        <w:rPr>
          <w:szCs w:val="24"/>
        </w:rPr>
        <w:t>, Janske van de Crommenacker</w:t>
      </w:r>
      <w:r w:rsidRPr="00ED7236">
        <w:rPr>
          <w:szCs w:val="24"/>
          <w:vertAlign w:val="superscript"/>
        </w:rPr>
        <w:t>1</w:t>
      </w:r>
      <w:r w:rsidR="00585D70" w:rsidRPr="00ED7236">
        <w:rPr>
          <w:szCs w:val="24"/>
        </w:rPr>
        <w:t xml:space="preserve">, April J. </w:t>
      </w:r>
      <w:r w:rsidR="00585D70" w:rsidRPr="00525F89">
        <w:rPr>
          <w:szCs w:val="24"/>
        </w:rPr>
        <w:t>Burt</w:t>
      </w:r>
      <w:ins w:id="6" w:author="Jennifer Appoo" w:date="2019-11-26T15:04:00Z">
        <w:r w:rsidR="00525F89">
          <w:rPr>
            <w:szCs w:val="24"/>
            <w:vertAlign w:val="superscript"/>
          </w:rPr>
          <w:t>1,</w:t>
        </w:r>
      </w:ins>
      <w:r w:rsidR="008F7CDD" w:rsidRPr="00525F89">
        <w:rPr>
          <w:szCs w:val="24"/>
          <w:vertAlign w:val="superscript"/>
        </w:rPr>
        <w:t>3</w:t>
      </w:r>
      <w:r w:rsidR="00585D70" w:rsidRPr="00ED7236">
        <w:rPr>
          <w:szCs w:val="24"/>
        </w:rPr>
        <w:t>, Pierre Pistorius</w:t>
      </w:r>
      <w:ins w:id="7" w:author="Jennifer Appoo" w:date="2019-11-26T15:03:00Z">
        <w:r w:rsidR="00525F89" w:rsidRPr="0001435E">
          <w:rPr>
            <w:szCs w:val="24"/>
            <w:vertAlign w:val="superscript"/>
          </w:rPr>
          <w:t>1,</w:t>
        </w:r>
      </w:ins>
      <w:r w:rsidR="008F7CDD" w:rsidRPr="00ED7236">
        <w:rPr>
          <w:szCs w:val="24"/>
          <w:vertAlign w:val="superscript"/>
        </w:rPr>
        <w:t>4</w:t>
      </w:r>
      <w:r w:rsidR="00585D70" w:rsidRPr="00ED7236">
        <w:rPr>
          <w:szCs w:val="24"/>
        </w:rPr>
        <w:t xml:space="preserve">, </w:t>
      </w:r>
      <w:ins w:id="8" w:author="Jennifer Appoo" w:date="2019-11-26T15:03:00Z">
        <w:r w:rsidR="00525F89">
          <w:rPr>
            <w:szCs w:val="24"/>
          </w:rPr>
          <w:t>Frances E. Taylor</w:t>
        </w:r>
      </w:ins>
      <w:ins w:id="9" w:author="Jennifer Appoo" w:date="2019-11-26T15:04:00Z">
        <w:r w:rsidR="00525F89" w:rsidRPr="0001435E">
          <w:rPr>
            <w:szCs w:val="24"/>
            <w:vertAlign w:val="superscript"/>
          </w:rPr>
          <w:t>1,</w:t>
        </w:r>
      </w:ins>
      <w:ins w:id="10" w:author="Jennifer Appoo" w:date="2019-11-26T15:03:00Z">
        <w:r w:rsidR="00525F89">
          <w:rPr>
            <w:szCs w:val="24"/>
            <w:vertAlign w:val="superscript"/>
          </w:rPr>
          <w:t xml:space="preserve">5 </w:t>
        </w:r>
        <w:r w:rsidR="00525F89">
          <w:rPr>
            <w:szCs w:val="24"/>
          </w:rPr>
          <w:t xml:space="preserve">, </w:t>
        </w:r>
      </w:ins>
      <w:r w:rsidR="00CE02C8" w:rsidRPr="00ED7236">
        <w:rPr>
          <w:szCs w:val="24"/>
        </w:rPr>
        <w:t>Heather Richards</w:t>
      </w:r>
      <w:r w:rsidR="008F7CDD" w:rsidRPr="00ED7236">
        <w:rPr>
          <w:szCs w:val="24"/>
          <w:vertAlign w:val="superscript"/>
        </w:rPr>
        <w:t>1</w:t>
      </w:r>
      <w:ins w:id="11" w:author="Jennifer Appoo" w:date="2019-11-26T15:06:00Z">
        <w:r w:rsidR="0001435E">
          <w:rPr>
            <w:szCs w:val="24"/>
            <w:vertAlign w:val="superscript"/>
          </w:rPr>
          <w:t>,6</w:t>
        </w:r>
      </w:ins>
      <w:r w:rsidR="00CE02C8" w:rsidRPr="00ED7236">
        <w:rPr>
          <w:szCs w:val="24"/>
        </w:rPr>
        <w:t>,</w:t>
      </w:r>
      <w:ins w:id="12" w:author="Jennifer Appoo" w:date="2019-11-26T15:06:00Z">
        <w:r w:rsidR="00525F89">
          <w:rPr>
            <w:szCs w:val="24"/>
          </w:rPr>
          <w:t xml:space="preserve"> Philip Haupt </w:t>
        </w:r>
        <w:r w:rsidR="00525F89" w:rsidRPr="0001435E">
          <w:rPr>
            <w:szCs w:val="24"/>
            <w:vertAlign w:val="superscript"/>
          </w:rPr>
          <w:t>1,</w:t>
        </w:r>
        <w:r w:rsidR="0001435E" w:rsidRPr="0001435E">
          <w:rPr>
            <w:szCs w:val="24"/>
            <w:vertAlign w:val="superscript"/>
          </w:rPr>
          <w:t>7</w:t>
        </w:r>
        <w:r w:rsidR="00525F89">
          <w:rPr>
            <w:szCs w:val="24"/>
          </w:rPr>
          <w:t>,</w:t>
        </w:r>
      </w:ins>
      <w:del w:id="13" w:author="Jennifer Appoo" w:date="2019-11-26T15:06:00Z">
        <w:r w:rsidR="00CE02C8" w:rsidRPr="00ED7236" w:rsidDel="00525F89">
          <w:rPr>
            <w:szCs w:val="24"/>
          </w:rPr>
          <w:delText xml:space="preserve"> </w:delText>
        </w:r>
      </w:del>
      <w:del w:id="14" w:author="Jennifer Appoo" w:date="2019-11-26T15:03:00Z">
        <w:r w:rsidR="00585D70" w:rsidRPr="00ED7236" w:rsidDel="00525F89">
          <w:rPr>
            <w:szCs w:val="24"/>
          </w:rPr>
          <w:delText>Jock Currie</w:delText>
        </w:r>
        <w:r w:rsidR="008F7CDD" w:rsidRPr="00ED7236" w:rsidDel="00525F89">
          <w:rPr>
            <w:szCs w:val="24"/>
            <w:vertAlign w:val="superscript"/>
          </w:rPr>
          <w:delText>5</w:delText>
        </w:r>
        <w:r w:rsidR="00585D70" w:rsidRPr="00ED7236" w:rsidDel="00525F89">
          <w:rPr>
            <w:szCs w:val="24"/>
          </w:rPr>
          <w:delText xml:space="preserve">, </w:delText>
        </w:r>
      </w:del>
      <w:r w:rsidR="008F7CDD" w:rsidRPr="00ED7236">
        <w:rPr>
          <w:szCs w:val="24"/>
        </w:rPr>
        <w:t xml:space="preserve">Naomi </w:t>
      </w:r>
      <w:r w:rsidR="008F7CDD" w:rsidRPr="00525F89">
        <w:rPr>
          <w:szCs w:val="24"/>
        </w:rPr>
        <w:t>Doak</w:t>
      </w:r>
      <w:ins w:id="15" w:author="Jennifer Appoo" w:date="2019-11-26T15:04:00Z">
        <w:r w:rsidR="0001435E">
          <w:rPr>
            <w:szCs w:val="24"/>
            <w:vertAlign w:val="superscript"/>
          </w:rPr>
          <w:t>1</w:t>
        </w:r>
      </w:ins>
      <w:del w:id="16" w:author="Jennifer Appoo" w:date="2019-11-26T15:06:00Z">
        <w:r w:rsidR="008F7CDD" w:rsidRPr="00525F89" w:rsidDel="00525F89">
          <w:rPr>
            <w:szCs w:val="24"/>
            <w:vertAlign w:val="superscript"/>
          </w:rPr>
          <w:delText>6</w:delText>
        </w:r>
      </w:del>
      <w:r w:rsidR="008F7CDD" w:rsidRPr="00ED7236">
        <w:rPr>
          <w:szCs w:val="24"/>
        </w:rPr>
        <w:t xml:space="preserve">, </w:t>
      </w:r>
      <w:r w:rsidR="00585D70" w:rsidRPr="00ED7236">
        <w:rPr>
          <w:szCs w:val="24"/>
        </w:rPr>
        <w:t>F</w:t>
      </w:r>
      <w:r w:rsidR="00224DE0" w:rsidRPr="00ED7236">
        <w:rPr>
          <w:szCs w:val="24"/>
        </w:rPr>
        <w:t xml:space="preserve">rauke </w:t>
      </w:r>
      <w:r w:rsidR="00585D70" w:rsidRPr="00ED7236">
        <w:rPr>
          <w:szCs w:val="24"/>
        </w:rPr>
        <w:t>Fleischer-Dogley</w:t>
      </w:r>
      <w:r w:rsidR="00585D70" w:rsidRPr="00ED7236">
        <w:rPr>
          <w:szCs w:val="24"/>
          <w:vertAlign w:val="superscript"/>
        </w:rPr>
        <w:t>1</w:t>
      </w:r>
      <w:r w:rsidR="00B95938" w:rsidRPr="00ED7236">
        <w:rPr>
          <w:szCs w:val="24"/>
        </w:rPr>
        <w:t>,</w:t>
      </w:r>
      <w:r w:rsidR="00B95938" w:rsidRPr="00ED7236">
        <w:rPr>
          <w:szCs w:val="24"/>
          <w:vertAlign w:val="superscript"/>
        </w:rPr>
        <w:t xml:space="preserve"> </w:t>
      </w:r>
      <w:r w:rsidR="007026CE" w:rsidRPr="00ED7236">
        <w:rPr>
          <w:szCs w:val="24"/>
        </w:rPr>
        <w:t xml:space="preserve">and </w:t>
      </w:r>
      <w:r w:rsidR="00B95938" w:rsidRPr="00ED7236">
        <w:rPr>
          <w:szCs w:val="24"/>
        </w:rPr>
        <w:t>Nancy Bunbury</w:t>
      </w:r>
      <w:r w:rsidR="00B95938" w:rsidRPr="00ED7236">
        <w:rPr>
          <w:szCs w:val="24"/>
          <w:vertAlign w:val="superscript"/>
        </w:rPr>
        <w:t>1</w:t>
      </w:r>
      <w:r w:rsidR="008F7CDD" w:rsidRPr="00ED7236">
        <w:rPr>
          <w:szCs w:val="24"/>
          <w:vertAlign w:val="superscript"/>
        </w:rPr>
        <w:t>,</w:t>
      </w:r>
      <w:ins w:id="17" w:author="Jennifer Appoo" w:date="2019-11-26T15:07:00Z">
        <w:r w:rsidR="0001435E">
          <w:rPr>
            <w:szCs w:val="24"/>
            <w:vertAlign w:val="superscript"/>
          </w:rPr>
          <w:t>8</w:t>
        </w:r>
      </w:ins>
      <w:del w:id="18" w:author="Jennifer Appoo" w:date="2019-11-26T15:07:00Z">
        <w:r w:rsidR="008F7CDD" w:rsidRPr="00ED7236" w:rsidDel="0001435E">
          <w:rPr>
            <w:szCs w:val="24"/>
            <w:vertAlign w:val="superscript"/>
          </w:rPr>
          <w:delText>7</w:delText>
        </w:r>
      </w:del>
    </w:p>
    <w:p w14:paraId="2E4124FF" w14:textId="77777777" w:rsidR="00A23C02" w:rsidRPr="00ED7236" w:rsidRDefault="00A23C02" w:rsidP="008F7CDD">
      <w:pPr>
        <w:tabs>
          <w:tab w:val="left" w:pos="4002"/>
        </w:tabs>
        <w:spacing w:after="0" w:line="480" w:lineRule="auto"/>
        <w:jc w:val="both"/>
        <w:rPr>
          <w:szCs w:val="24"/>
        </w:rPr>
      </w:pPr>
      <w:r w:rsidRPr="00ED7236">
        <w:rPr>
          <w:szCs w:val="24"/>
        </w:rPr>
        <w:tab/>
      </w:r>
    </w:p>
    <w:p w14:paraId="14350E4D" w14:textId="620A8496" w:rsidR="00A23C02" w:rsidRPr="00ED7236" w:rsidRDefault="00A23C02" w:rsidP="008F7CDD">
      <w:pPr>
        <w:spacing w:after="0" w:line="480" w:lineRule="auto"/>
        <w:jc w:val="both"/>
        <w:rPr>
          <w:i/>
          <w:szCs w:val="24"/>
        </w:rPr>
      </w:pPr>
      <w:r w:rsidRPr="00ED7236">
        <w:rPr>
          <w:i/>
          <w:szCs w:val="24"/>
          <w:vertAlign w:val="superscript"/>
        </w:rPr>
        <w:t>1</w:t>
      </w:r>
      <w:r w:rsidRPr="00ED7236">
        <w:rPr>
          <w:i/>
          <w:szCs w:val="24"/>
        </w:rPr>
        <w:t xml:space="preserve">Seychelles Islands Foundation, </w:t>
      </w:r>
      <w:r w:rsidR="008F7CDD" w:rsidRPr="00ED7236">
        <w:rPr>
          <w:i/>
          <w:szCs w:val="24"/>
        </w:rPr>
        <w:t>Victoria, Mahé, Seychelles</w:t>
      </w:r>
      <w:r w:rsidRPr="00ED7236">
        <w:rPr>
          <w:i/>
          <w:szCs w:val="24"/>
        </w:rPr>
        <w:t>;</w:t>
      </w:r>
    </w:p>
    <w:p w14:paraId="075C6931" w14:textId="77777777" w:rsidR="008F7CDD" w:rsidRPr="00ED7236" w:rsidRDefault="00A23C02" w:rsidP="008F7CDD">
      <w:pPr>
        <w:spacing w:after="0" w:line="480" w:lineRule="auto"/>
        <w:jc w:val="both"/>
        <w:rPr>
          <w:i/>
          <w:szCs w:val="24"/>
        </w:rPr>
      </w:pPr>
      <w:r w:rsidRPr="00ED7236">
        <w:rPr>
          <w:i/>
          <w:szCs w:val="24"/>
          <w:vertAlign w:val="superscript"/>
        </w:rPr>
        <w:t>2</w:t>
      </w:r>
      <w:r w:rsidRPr="00ED7236">
        <w:rPr>
          <w:i/>
          <w:szCs w:val="24"/>
        </w:rPr>
        <w:t>Center for Integrative Ecology, School of Biological Sciences, University of Canterbury, Christchurch 8041, New Zealand;</w:t>
      </w:r>
    </w:p>
    <w:p w14:paraId="3EE0A3B9" w14:textId="38143DD5" w:rsidR="008F7CDD" w:rsidRPr="00ED7236" w:rsidRDefault="008F7CDD" w:rsidP="008F7CDD">
      <w:pPr>
        <w:spacing w:after="0" w:line="480" w:lineRule="auto"/>
        <w:jc w:val="both"/>
        <w:rPr>
          <w:i/>
          <w:szCs w:val="24"/>
        </w:rPr>
      </w:pPr>
      <w:r w:rsidRPr="00ED7236">
        <w:rPr>
          <w:i/>
          <w:szCs w:val="24"/>
          <w:vertAlign w:val="superscript"/>
        </w:rPr>
        <w:t>3</w:t>
      </w:r>
      <w:r w:rsidRPr="00ED7236">
        <w:rPr>
          <w:i/>
          <w:szCs w:val="24"/>
        </w:rPr>
        <w:t>Department of Plant Sciences, Oxford University, South Parks Road, OX1 3RB, UK</w:t>
      </w:r>
      <w:r w:rsidR="002C7813" w:rsidRPr="00ED7236">
        <w:rPr>
          <w:i/>
          <w:szCs w:val="24"/>
        </w:rPr>
        <w:t>;</w:t>
      </w:r>
      <w:r w:rsidRPr="00ED7236">
        <w:rPr>
          <w:i/>
          <w:szCs w:val="24"/>
        </w:rPr>
        <w:t xml:space="preserve"> </w:t>
      </w:r>
    </w:p>
    <w:p w14:paraId="248303E0" w14:textId="3D8C467D" w:rsidR="00525F89" w:rsidRPr="00ED7236" w:rsidRDefault="00525F89" w:rsidP="00525F89">
      <w:pPr>
        <w:spacing w:after="0" w:line="480" w:lineRule="auto"/>
        <w:jc w:val="both"/>
        <w:rPr>
          <w:ins w:id="19" w:author="Jennifer Appoo" w:date="2019-11-26T15:05:00Z"/>
          <w:i/>
          <w:szCs w:val="24"/>
        </w:rPr>
      </w:pPr>
      <w:ins w:id="20" w:author="Jennifer Appoo" w:date="2019-11-26T15:05:00Z">
        <w:r>
          <w:rPr>
            <w:i/>
            <w:szCs w:val="24"/>
            <w:vertAlign w:val="superscript"/>
          </w:rPr>
          <w:t>4</w:t>
        </w:r>
        <w:r w:rsidRPr="00AC1E6F">
          <w:rPr>
            <w:i/>
            <w:szCs w:val="24"/>
          </w:rPr>
          <w:t>Dep</w:t>
        </w:r>
        <w:r>
          <w:rPr>
            <w:i/>
            <w:szCs w:val="24"/>
          </w:rPr>
          <w:t>artment of Zoology and Institute for Coastal and Marine Research, Nelson Mandela University, Port Elizabeth, South Africa</w:t>
        </w:r>
      </w:ins>
      <w:ins w:id="21" w:author="Jennifer Appoo" w:date="2019-11-26T15:09:00Z">
        <w:r w:rsidR="0001435E">
          <w:rPr>
            <w:i/>
            <w:szCs w:val="24"/>
          </w:rPr>
          <w:t>;</w:t>
        </w:r>
      </w:ins>
    </w:p>
    <w:p w14:paraId="4E0AC20A" w14:textId="46F2C72F" w:rsidR="00525F89" w:rsidRPr="0001435E" w:rsidRDefault="008F7CDD" w:rsidP="00525F89">
      <w:pPr>
        <w:shd w:val="clear" w:color="auto" w:fill="FFFFFF"/>
        <w:spacing w:after="0" w:line="480" w:lineRule="auto"/>
        <w:jc w:val="both"/>
        <w:rPr>
          <w:ins w:id="22" w:author="Jennifer Appoo" w:date="2019-11-26T15:05:00Z"/>
          <w:i/>
          <w:szCs w:val="24"/>
          <w:vertAlign w:val="superscript"/>
        </w:rPr>
      </w:pPr>
      <w:r w:rsidRPr="00ED7236">
        <w:rPr>
          <w:i/>
          <w:szCs w:val="24"/>
          <w:vertAlign w:val="superscript"/>
        </w:rPr>
        <w:t>5</w:t>
      </w:r>
      <w:ins w:id="23" w:author="Jennifer Appoo" w:date="2019-11-26T15:05:00Z">
        <w:r w:rsidR="00525F89">
          <w:rPr>
            <w:i/>
            <w:szCs w:val="24"/>
          </w:rPr>
          <w:t>Softfrog cc, Port Elizabeth, South Africa</w:t>
        </w:r>
      </w:ins>
      <w:ins w:id="24" w:author="Jennifer Appoo" w:date="2019-11-26T15:09:00Z">
        <w:r w:rsidR="0001435E">
          <w:rPr>
            <w:i/>
            <w:szCs w:val="24"/>
          </w:rPr>
          <w:t>;</w:t>
        </w:r>
      </w:ins>
    </w:p>
    <w:p w14:paraId="1D3523DB" w14:textId="2E42E82A" w:rsidR="0001435E" w:rsidRDefault="0001435E" w:rsidP="0001435E">
      <w:pPr>
        <w:shd w:val="clear" w:color="auto" w:fill="FFFFFF"/>
        <w:spacing w:after="0" w:line="480" w:lineRule="auto"/>
        <w:jc w:val="both"/>
        <w:rPr>
          <w:ins w:id="25" w:author="Jennifer Appoo" w:date="2019-11-26T15:07:00Z"/>
          <w:i/>
          <w:szCs w:val="24"/>
        </w:rPr>
      </w:pPr>
      <w:ins w:id="26" w:author="Jennifer Appoo" w:date="2019-11-26T15:07:00Z">
        <w:r w:rsidRPr="0001435E">
          <w:rPr>
            <w:i/>
            <w:szCs w:val="24"/>
            <w:highlight w:val="yellow"/>
            <w:vertAlign w:val="superscript"/>
          </w:rPr>
          <w:t>6</w:t>
        </w:r>
        <w:r w:rsidRPr="0001435E">
          <w:rPr>
            <w:i/>
            <w:szCs w:val="24"/>
            <w:highlight w:val="yellow"/>
          </w:rPr>
          <w:t>Royal Society for the Protection of Birds</w:t>
        </w:r>
      </w:ins>
    </w:p>
    <w:p w14:paraId="1AAD4853" w14:textId="1EB781D8" w:rsidR="0001435E" w:rsidRPr="00ED7236" w:rsidRDefault="0001435E" w:rsidP="0001435E">
      <w:pPr>
        <w:shd w:val="clear" w:color="auto" w:fill="FFFFFF"/>
        <w:spacing w:after="0" w:line="480" w:lineRule="auto"/>
        <w:jc w:val="both"/>
        <w:rPr>
          <w:ins w:id="27" w:author="Jennifer Appoo" w:date="2019-11-26T15:07:00Z"/>
          <w:i/>
          <w:szCs w:val="24"/>
        </w:rPr>
      </w:pPr>
      <w:ins w:id="28" w:author="Jennifer Appoo" w:date="2019-11-26T15:07:00Z">
        <w:r>
          <w:rPr>
            <w:i/>
            <w:szCs w:val="24"/>
            <w:vertAlign w:val="superscript"/>
          </w:rPr>
          <w:t>7</w:t>
        </w:r>
        <w:r>
          <w:rPr>
            <w:i/>
            <w:szCs w:val="24"/>
          </w:rPr>
          <w:t xml:space="preserve">Ichthyology Department, Rhodes University, </w:t>
        </w:r>
        <w:r w:rsidRPr="00EC067D">
          <w:rPr>
            <w:i/>
            <w:szCs w:val="24"/>
          </w:rPr>
          <w:t>Prince Alfred St, Grahamstown, 6139, South Africa</w:t>
        </w:r>
        <w:r>
          <w:rPr>
            <w:i/>
            <w:szCs w:val="24"/>
          </w:rPr>
          <w:t>, Grahamstown, South Africa</w:t>
        </w:r>
      </w:ins>
      <w:ins w:id="29" w:author="Jennifer Appoo" w:date="2019-11-26T15:09:00Z">
        <w:r>
          <w:rPr>
            <w:i/>
            <w:szCs w:val="24"/>
          </w:rPr>
          <w:t>;</w:t>
        </w:r>
      </w:ins>
    </w:p>
    <w:p w14:paraId="12BB4EBE" w14:textId="6AA4C447" w:rsidR="008F7CDD" w:rsidRPr="00ED7236" w:rsidDel="00525F89" w:rsidRDefault="008F7CDD" w:rsidP="008F7CDD">
      <w:pPr>
        <w:shd w:val="clear" w:color="auto" w:fill="FFFFFF"/>
        <w:spacing w:after="0" w:line="480" w:lineRule="auto"/>
        <w:jc w:val="both"/>
        <w:rPr>
          <w:del w:id="30" w:author="Jennifer Appoo" w:date="2019-11-26T15:05:00Z"/>
          <w:i/>
          <w:szCs w:val="24"/>
        </w:rPr>
      </w:pPr>
      <w:del w:id="31" w:author="Jennifer Appoo" w:date="2019-11-26T15:05:00Z">
        <w:r w:rsidRPr="00ED7236" w:rsidDel="00525F89">
          <w:rPr>
            <w:i/>
            <w:szCs w:val="24"/>
          </w:rPr>
          <w:delText>South African National Biodiversity Institute, Kirstenbosch Botanical Gardens, Cape Town, South Africa</w:delText>
        </w:r>
        <w:r w:rsidR="002C7813" w:rsidRPr="00ED7236" w:rsidDel="00525F89">
          <w:rPr>
            <w:i/>
            <w:szCs w:val="24"/>
          </w:rPr>
          <w:delText>;</w:delText>
        </w:r>
      </w:del>
    </w:p>
    <w:p w14:paraId="44E0CB02" w14:textId="5061DF3F" w:rsidR="007026CE" w:rsidRDefault="0001435E" w:rsidP="00AF5D93">
      <w:pPr>
        <w:shd w:val="clear" w:color="auto" w:fill="FFFFFF"/>
        <w:spacing w:after="0" w:line="480" w:lineRule="auto"/>
        <w:jc w:val="both"/>
        <w:rPr>
          <w:ins w:id="32" w:author="Jennifer Appoo" w:date="2019-11-29T12:27:00Z"/>
          <w:i/>
          <w:szCs w:val="24"/>
        </w:rPr>
      </w:pPr>
      <w:ins w:id="33" w:author="Jennifer Appoo" w:date="2019-11-26T15:09:00Z">
        <w:r>
          <w:rPr>
            <w:i/>
            <w:szCs w:val="24"/>
            <w:vertAlign w:val="superscript"/>
          </w:rPr>
          <w:t>8</w:t>
        </w:r>
      </w:ins>
      <w:del w:id="34" w:author="Jennifer Appoo" w:date="2019-11-26T15:07:00Z">
        <w:r w:rsidR="008F7CDD" w:rsidRPr="00ED7236" w:rsidDel="0001435E">
          <w:rPr>
            <w:i/>
            <w:szCs w:val="24"/>
            <w:vertAlign w:val="superscript"/>
          </w:rPr>
          <w:delText>7</w:delText>
        </w:r>
      </w:del>
      <w:r w:rsidR="008F7CDD" w:rsidRPr="00ED7236">
        <w:rPr>
          <w:i/>
          <w:szCs w:val="24"/>
        </w:rPr>
        <w:t xml:space="preserve">Centre for Ecology and Conservation, University of Exeter, Cornwall Campus, Penryn, TR10 9FE, Cornwall, UK </w:t>
      </w:r>
    </w:p>
    <w:p w14:paraId="55BE5A76" w14:textId="77777777" w:rsidR="00C46FEE" w:rsidRPr="00ED7236" w:rsidRDefault="00C46FEE" w:rsidP="00AF5D93">
      <w:pPr>
        <w:shd w:val="clear" w:color="auto" w:fill="FFFFFF"/>
        <w:spacing w:after="0" w:line="480" w:lineRule="auto"/>
        <w:jc w:val="both"/>
        <w:rPr>
          <w:szCs w:val="24"/>
          <w:shd w:val="clear" w:color="auto" w:fill="FFFFFF"/>
        </w:rPr>
      </w:pPr>
    </w:p>
    <w:p w14:paraId="380785F7" w14:textId="4D25F97B" w:rsidR="00A23C02" w:rsidRPr="00ED7236" w:rsidRDefault="00A23C02" w:rsidP="00DC215A">
      <w:pPr>
        <w:autoSpaceDE w:val="0"/>
        <w:autoSpaceDN w:val="0"/>
        <w:adjustRightInd w:val="0"/>
        <w:spacing w:after="0" w:line="480" w:lineRule="auto"/>
        <w:jc w:val="both"/>
        <w:rPr>
          <w:szCs w:val="24"/>
          <w:shd w:val="clear" w:color="auto" w:fill="FFFFFF"/>
        </w:rPr>
      </w:pPr>
      <w:r w:rsidRPr="00ED7236">
        <w:rPr>
          <w:szCs w:val="24"/>
          <w:shd w:val="clear" w:color="auto" w:fill="FFFFFF"/>
        </w:rPr>
        <w:t>ABSTRACT</w:t>
      </w:r>
    </w:p>
    <w:p w14:paraId="35B5E904" w14:textId="6AFF4257" w:rsidR="007F176E" w:rsidRDefault="007F176E" w:rsidP="007F176E">
      <w:pPr>
        <w:autoSpaceDE w:val="0"/>
        <w:autoSpaceDN w:val="0"/>
        <w:adjustRightInd w:val="0"/>
        <w:spacing w:after="0" w:line="480" w:lineRule="auto"/>
        <w:jc w:val="both"/>
        <w:rPr>
          <w:ins w:id="35" w:author="Jennifer Appoo" w:date="2019-11-29T12:03:00Z"/>
          <w:szCs w:val="24"/>
        </w:rPr>
      </w:pPr>
      <w:ins w:id="36" w:author="Jennifer Appoo" w:date="2019-11-29T12:03:00Z">
        <w:r w:rsidRPr="00D25DD7">
          <w:rPr>
            <w:i/>
            <w:szCs w:val="24"/>
          </w:rPr>
          <w:lastRenderedPageBreak/>
          <w:t>Birgus latro</w:t>
        </w:r>
        <w:r>
          <w:rPr>
            <w:szCs w:val="24"/>
          </w:rPr>
          <w:t xml:space="preserve"> plays a significant role in recycling nutrients in ecosystems, but has been extirpritated from most of its range throughout the Indian Ocean Islands. The shortage of information on </w:t>
        </w:r>
        <w:r w:rsidRPr="00D25DD7">
          <w:rPr>
            <w:i/>
            <w:szCs w:val="24"/>
          </w:rPr>
          <w:t>B. latro</w:t>
        </w:r>
        <w:r>
          <w:rPr>
            <w:szCs w:val="24"/>
          </w:rPr>
          <w:t xml:space="preserve"> has l</w:t>
        </w:r>
        <w:r w:rsidR="003A2B10">
          <w:rPr>
            <w:szCs w:val="24"/>
          </w:rPr>
          <w:t xml:space="preserve">eft this species classified as </w:t>
        </w:r>
      </w:ins>
      <w:ins w:id="37" w:author="Jennifer Appoo" w:date="2019-11-29T12:10:00Z">
        <w:r w:rsidR="003A2B10">
          <w:rPr>
            <w:szCs w:val="24"/>
          </w:rPr>
          <w:t>D</w:t>
        </w:r>
      </w:ins>
      <w:ins w:id="38" w:author="Jennifer Appoo" w:date="2019-11-29T12:03:00Z">
        <w:r w:rsidR="003A2B10">
          <w:rPr>
            <w:szCs w:val="24"/>
          </w:rPr>
          <w:t>ata D</w:t>
        </w:r>
        <w:r>
          <w:rPr>
            <w:szCs w:val="24"/>
          </w:rPr>
          <w:t>eficient</w:t>
        </w:r>
        <w:r w:rsidR="00D25DD7">
          <w:rPr>
            <w:szCs w:val="24"/>
          </w:rPr>
          <w:t xml:space="preserve"> on the IUCN’s </w:t>
        </w:r>
      </w:ins>
      <w:ins w:id="39" w:author="Jennifer Appoo" w:date="2019-11-29T12:10:00Z">
        <w:r w:rsidR="00D25DD7">
          <w:rPr>
            <w:szCs w:val="24"/>
          </w:rPr>
          <w:t>R</w:t>
        </w:r>
      </w:ins>
      <w:ins w:id="40" w:author="Jennifer Appoo" w:date="2019-11-29T12:03:00Z">
        <w:r w:rsidR="00D25DD7">
          <w:rPr>
            <w:szCs w:val="24"/>
          </w:rPr>
          <w:t>ed L</w:t>
        </w:r>
        <w:r>
          <w:rPr>
            <w:szCs w:val="24"/>
          </w:rPr>
          <w:t>ist, and consequently limited resources are available for conservation efforts.</w:t>
        </w:r>
        <w:r w:rsidRPr="00BA192F">
          <w:rPr>
            <w:szCs w:val="24"/>
          </w:rPr>
          <w:t xml:space="preserve"> </w:t>
        </w:r>
        <w:r>
          <w:rPr>
            <w:szCs w:val="24"/>
          </w:rPr>
          <w:t>Information on the spatiotemporal dynamics and demography of this species will provide critical information to improve knowledge of the species in</w:t>
        </w:r>
        <w:r w:rsidR="00D25DD7">
          <w:rPr>
            <w:szCs w:val="24"/>
          </w:rPr>
          <w:t xml:space="preserve"> an effort to address its IUCN R</w:t>
        </w:r>
        <w:r>
          <w:rPr>
            <w:szCs w:val="24"/>
          </w:rPr>
          <w:t>ed</w:t>
        </w:r>
      </w:ins>
      <w:ins w:id="41" w:author="Jennifer Appoo" w:date="2019-11-29T12:10:00Z">
        <w:r w:rsidR="00D25DD7">
          <w:rPr>
            <w:szCs w:val="24"/>
          </w:rPr>
          <w:t xml:space="preserve"> </w:t>
        </w:r>
      </w:ins>
      <w:ins w:id="42" w:author="Jennifer Appoo" w:date="2019-11-29T12:03:00Z">
        <w:r w:rsidR="00D25DD7">
          <w:rPr>
            <w:szCs w:val="24"/>
          </w:rPr>
          <w:t>L</w:t>
        </w:r>
        <w:r>
          <w:rPr>
            <w:szCs w:val="24"/>
          </w:rPr>
          <w:t>ist status.</w:t>
        </w:r>
      </w:ins>
    </w:p>
    <w:p w14:paraId="13AB2714" w14:textId="62AA186C" w:rsidR="00A23C02" w:rsidRPr="00ED7236" w:rsidRDefault="007F176E" w:rsidP="00FF05F0">
      <w:pPr>
        <w:autoSpaceDE w:val="0"/>
        <w:autoSpaceDN w:val="0"/>
        <w:adjustRightInd w:val="0"/>
        <w:spacing w:after="0" w:line="480" w:lineRule="auto"/>
        <w:jc w:val="both"/>
        <w:rPr>
          <w:rStyle w:val="A0"/>
          <w:iCs/>
          <w:color w:val="auto"/>
          <w:sz w:val="24"/>
          <w:szCs w:val="24"/>
        </w:rPr>
      </w:pPr>
      <w:commentRangeStart w:id="43"/>
      <w:ins w:id="44" w:author="Jennifer Appoo" w:date="2019-11-29T12:03:00Z">
        <w:r w:rsidRPr="00ED7236">
          <w:rPr>
            <w:szCs w:val="24"/>
          </w:rPr>
          <w:t>Aldabra</w:t>
        </w:r>
        <w:commentRangeEnd w:id="43"/>
        <w:r>
          <w:rPr>
            <w:rStyle w:val="CommentReference"/>
          </w:rPr>
          <w:commentReference w:id="43"/>
        </w:r>
        <w:commentRangeStart w:id="45"/>
        <w:r w:rsidRPr="00ED7236">
          <w:rPr>
            <w:szCs w:val="24"/>
          </w:rPr>
          <w:t xml:space="preserve">, an atoll </w:t>
        </w:r>
        <w:commentRangeEnd w:id="45"/>
        <w:r>
          <w:rPr>
            <w:rStyle w:val="CommentReference"/>
          </w:rPr>
          <w:commentReference w:id="45"/>
        </w:r>
      </w:ins>
      <w:del w:id="46" w:author="Jennifer Appoo" w:date="2019-11-29T12:03:00Z">
        <w:r w:rsidR="00FF05F0" w:rsidRPr="00ED7236" w:rsidDel="007F176E">
          <w:rPr>
            <w:szCs w:val="24"/>
          </w:rPr>
          <w:delText xml:space="preserve"> </w:delText>
        </w:r>
      </w:del>
      <w:r w:rsidR="00FF05F0" w:rsidRPr="00ED7236">
        <w:rPr>
          <w:szCs w:val="24"/>
        </w:rPr>
        <w:t xml:space="preserve">in the </w:t>
      </w:r>
      <w:r w:rsidR="00A23C02" w:rsidRPr="00ED7236">
        <w:rPr>
          <w:szCs w:val="24"/>
        </w:rPr>
        <w:t>Seychelles</w:t>
      </w:r>
      <w:r w:rsidR="00FF05F0" w:rsidRPr="00ED7236">
        <w:rPr>
          <w:szCs w:val="24"/>
        </w:rPr>
        <w:t>,</w:t>
      </w:r>
      <w:r w:rsidR="00A23C02" w:rsidRPr="00ED7236">
        <w:rPr>
          <w:szCs w:val="24"/>
        </w:rPr>
        <w:t xml:space="preserve"> h</w:t>
      </w:r>
      <w:ins w:id="47" w:author="Jennifer Appoo" w:date="2019-11-29T12:04:00Z">
        <w:r>
          <w:rPr>
            <w:szCs w:val="24"/>
          </w:rPr>
          <w:t>as</w:t>
        </w:r>
      </w:ins>
      <w:del w:id="48" w:author="Jennifer Appoo" w:date="2019-11-29T12:04:00Z">
        <w:r w:rsidR="00A23C02" w:rsidRPr="00ED7236" w:rsidDel="007F176E">
          <w:rPr>
            <w:szCs w:val="24"/>
          </w:rPr>
          <w:delText>osts</w:delText>
        </w:r>
      </w:del>
      <w:r w:rsidR="00A23C02" w:rsidRPr="00ED7236">
        <w:rPr>
          <w:szCs w:val="24"/>
        </w:rPr>
        <w:t xml:space="preserve"> </w:t>
      </w:r>
      <w:commentRangeStart w:id="49"/>
      <w:commentRangeEnd w:id="49"/>
      <w:r>
        <w:rPr>
          <w:rStyle w:val="CommentReference"/>
        </w:rPr>
        <w:commentReference w:id="49"/>
      </w:r>
      <w:del w:id="50" w:author="Jennifer Appoo" w:date="2019-11-29T12:04:00Z">
        <w:r w:rsidR="00A23C02" w:rsidRPr="00ED7236" w:rsidDel="007F176E">
          <w:rPr>
            <w:szCs w:val="24"/>
          </w:rPr>
          <w:delText xml:space="preserve">a </w:delText>
        </w:r>
        <w:r w:rsidR="00FF05F0" w:rsidRPr="00ED7236" w:rsidDel="007F176E">
          <w:rPr>
            <w:szCs w:val="24"/>
          </w:rPr>
          <w:delText xml:space="preserve">large </w:delText>
        </w:r>
      </w:del>
      <w:r w:rsidR="00A23C02" w:rsidRPr="00ED7236">
        <w:rPr>
          <w:szCs w:val="24"/>
        </w:rPr>
        <w:t>an</w:t>
      </w:r>
      <w:del w:id="51" w:author="Jennifer Appoo" w:date="2019-11-29T12:04:00Z">
        <w:r w:rsidR="00A23C02" w:rsidRPr="00ED7236" w:rsidDel="007F176E">
          <w:rPr>
            <w:szCs w:val="24"/>
          </w:rPr>
          <w:delText>d</w:delText>
        </w:r>
      </w:del>
      <w:r w:rsidR="00A23C02" w:rsidRPr="00ED7236">
        <w:rPr>
          <w:szCs w:val="24"/>
        </w:rPr>
        <w:t xml:space="preserve"> unexploited</w:t>
      </w:r>
      <w:ins w:id="52" w:author="Jennifer Appoo" w:date="2019-11-29T12:04:00Z">
        <w:r>
          <w:rPr>
            <w:szCs w:val="24"/>
          </w:rPr>
          <w:t xml:space="preserve"> and protected population of</w:t>
        </w:r>
      </w:ins>
      <w:r w:rsidR="00A23C02" w:rsidRPr="00ED7236">
        <w:rPr>
          <w:szCs w:val="24"/>
        </w:rPr>
        <w:t xml:space="preserve"> </w:t>
      </w:r>
      <w:commentRangeStart w:id="53"/>
      <w:commentRangeStart w:id="54"/>
      <w:r w:rsidR="00A42024" w:rsidRPr="00ED7236">
        <w:rPr>
          <w:i/>
          <w:szCs w:val="24"/>
        </w:rPr>
        <w:t>Birgus latro</w:t>
      </w:r>
      <w:commentRangeEnd w:id="53"/>
      <w:r w:rsidR="00A42024">
        <w:rPr>
          <w:rStyle w:val="CommentReference"/>
        </w:rPr>
        <w:commentReference w:id="53"/>
      </w:r>
      <w:commentRangeEnd w:id="54"/>
      <w:r w:rsidR="00A42024">
        <w:rPr>
          <w:rStyle w:val="CommentReference"/>
        </w:rPr>
        <w:commentReference w:id="54"/>
      </w:r>
      <w:r w:rsidR="00A42024" w:rsidRPr="00ED7236">
        <w:rPr>
          <w:szCs w:val="24"/>
        </w:rPr>
        <w:t xml:space="preserve"> </w:t>
      </w:r>
      <w:del w:id="55" w:author="Jennifer Appoo" w:date="2019-11-29T12:05:00Z">
        <w:r w:rsidR="00A23C02" w:rsidRPr="00ED7236" w:rsidDel="007F176E">
          <w:rPr>
            <w:szCs w:val="24"/>
          </w:rPr>
          <w:delText>population</w:delText>
        </w:r>
      </w:del>
      <w:r w:rsidR="00A23C02" w:rsidRPr="00ED7236">
        <w:rPr>
          <w:rStyle w:val="A0"/>
          <w:iCs/>
          <w:color w:val="auto"/>
          <w:sz w:val="24"/>
          <w:szCs w:val="24"/>
        </w:rPr>
        <w:t>. We</w:t>
      </w:r>
      <w:r w:rsidR="00BD52C3" w:rsidRPr="00ED7236">
        <w:rPr>
          <w:rStyle w:val="A0"/>
          <w:iCs/>
          <w:color w:val="auto"/>
          <w:sz w:val="24"/>
          <w:szCs w:val="24"/>
        </w:rPr>
        <w:t xml:space="preserve"> </w:t>
      </w:r>
      <w:del w:id="56" w:author="Jennifer Appoo" w:date="2019-11-29T12:05:00Z">
        <w:r w:rsidR="00BD52C3" w:rsidRPr="00ED7236" w:rsidDel="007F176E">
          <w:rPr>
            <w:rStyle w:val="A0"/>
            <w:iCs/>
            <w:color w:val="auto"/>
            <w:sz w:val="24"/>
            <w:szCs w:val="24"/>
          </w:rPr>
          <w:delText xml:space="preserve">present for the </w:delText>
        </w:r>
      </w:del>
      <w:del w:id="57" w:author="Jennifer Appoo" w:date="2019-11-29T12:15:00Z">
        <w:r w:rsidR="00857A48" w:rsidRPr="00ED7236" w:rsidDel="00857A48">
          <w:rPr>
            <w:rStyle w:val="A0"/>
            <w:iCs/>
            <w:color w:val="auto"/>
            <w:sz w:val="24"/>
            <w:szCs w:val="24"/>
          </w:rPr>
          <w:delText xml:space="preserve">first time </w:delText>
        </w:r>
        <w:commentRangeStart w:id="58"/>
        <w:commentRangeEnd w:id="58"/>
        <w:r w:rsidR="00857A48" w:rsidDel="00857A48">
          <w:rPr>
            <w:rStyle w:val="CommentReference"/>
          </w:rPr>
          <w:commentReference w:id="58"/>
        </w:r>
      </w:del>
      <w:ins w:id="59" w:author="Jennifer Appoo" w:date="2019-11-29T12:05:00Z">
        <w:r>
          <w:rPr>
            <w:rStyle w:val="A0"/>
            <w:iCs/>
            <w:color w:val="auto"/>
            <w:sz w:val="24"/>
            <w:szCs w:val="24"/>
          </w:rPr>
          <w:t>aimed to quantify</w:t>
        </w:r>
      </w:ins>
      <w:r w:rsidR="00BD52C3" w:rsidRPr="00ED7236">
        <w:rPr>
          <w:rStyle w:val="A0"/>
          <w:iCs/>
          <w:color w:val="auto"/>
          <w:sz w:val="24"/>
          <w:szCs w:val="24"/>
        </w:rPr>
        <w:t xml:space="preserve"> the </w:t>
      </w:r>
      <w:commentRangeStart w:id="60"/>
      <w:r w:rsidRPr="00ED7236">
        <w:rPr>
          <w:rStyle w:val="A0"/>
          <w:iCs/>
          <w:color w:val="auto"/>
          <w:sz w:val="24"/>
          <w:szCs w:val="24"/>
        </w:rPr>
        <w:t>demography</w:t>
      </w:r>
      <w:commentRangeEnd w:id="60"/>
      <w:r>
        <w:rPr>
          <w:rStyle w:val="CommentReference"/>
        </w:rPr>
        <w:commentReference w:id="60"/>
      </w:r>
      <w:r w:rsidR="0095254F" w:rsidRPr="00ED7236">
        <w:rPr>
          <w:rStyle w:val="A0"/>
          <w:iCs/>
          <w:color w:val="auto"/>
          <w:sz w:val="24"/>
          <w:szCs w:val="24"/>
        </w:rPr>
        <w:t xml:space="preserve"> and</w:t>
      </w:r>
      <w:r w:rsidR="00451301" w:rsidRPr="00ED7236">
        <w:rPr>
          <w:rStyle w:val="A0"/>
          <w:iCs/>
          <w:color w:val="auto"/>
          <w:sz w:val="24"/>
          <w:szCs w:val="24"/>
        </w:rPr>
        <w:t xml:space="preserve"> </w:t>
      </w:r>
      <w:r w:rsidR="00A23C02" w:rsidRPr="00ED7236">
        <w:rPr>
          <w:szCs w:val="24"/>
          <w:shd w:val="clear" w:color="auto" w:fill="FFFFFF"/>
        </w:rPr>
        <w:t>spati</w:t>
      </w:r>
      <w:del w:id="61" w:author="Jennifer Appoo" w:date="2019-11-29T12:06:00Z">
        <w:r w:rsidR="00A23C02" w:rsidRPr="00ED7236" w:rsidDel="007F176E">
          <w:rPr>
            <w:szCs w:val="24"/>
            <w:shd w:val="clear" w:color="auto" w:fill="FFFFFF"/>
          </w:rPr>
          <w:delText xml:space="preserve">al and </w:delText>
        </w:r>
      </w:del>
      <w:ins w:id="62" w:author="Jennifer Appoo" w:date="2019-11-29T12:06:00Z">
        <w:r>
          <w:rPr>
            <w:szCs w:val="24"/>
            <w:shd w:val="clear" w:color="auto" w:fill="FFFFFF"/>
          </w:rPr>
          <w:t>o-</w:t>
        </w:r>
      </w:ins>
      <w:r w:rsidR="00A23C02" w:rsidRPr="00ED7236">
        <w:rPr>
          <w:szCs w:val="24"/>
          <w:shd w:val="clear" w:color="auto" w:fill="FFFFFF"/>
        </w:rPr>
        <w:t>temporal dynamics of</w:t>
      </w:r>
      <w:del w:id="63" w:author="Jennifer Appoo" w:date="2019-11-29T12:06:00Z">
        <w:r w:rsidR="00BD52C3" w:rsidRPr="00ED7236" w:rsidDel="007F176E">
          <w:rPr>
            <w:szCs w:val="24"/>
            <w:shd w:val="clear" w:color="auto" w:fill="FFFFFF"/>
          </w:rPr>
          <w:delText xml:space="preserve"> this population</w:delText>
        </w:r>
        <w:r w:rsidR="002814E1" w:rsidRPr="00ED7236" w:rsidDel="007F176E">
          <w:rPr>
            <w:szCs w:val="24"/>
            <w:shd w:val="clear" w:color="auto" w:fill="FFFFFF"/>
          </w:rPr>
          <w:delText>,</w:delText>
        </w:r>
        <w:r w:rsidR="00A23C02" w:rsidRPr="00ED7236" w:rsidDel="007F176E">
          <w:rPr>
            <w:szCs w:val="24"/>
            <w:shd w:val="clear" w:color="auto" w:fill="FFFFFF"/>
          </w:rPr>
          <w:delText xml:space="preserve"> </w:delText>
        </w:r>
        <w:r w:rsidR="00BD52C3" w:rsidRPr="00ED7236" w:rsidDel="007F176E">
          <w:rPr>
            <w:szCs w:val="24"/>
            <w:shd w:val="clear" w:color="auto" w:fill="FFFFFF"/>
          </w:rPr>
          <w:delText xml:space="preserve">studied </w:delText>
        </w:r>
      </w:del>
      <w:ins w:id="64" w:author="Jennifer Appoo" w:date="2019-11-29T12:06:00Z">
        <w:r>
          <w:rPr>
            <w:szCs w:val="24"/>
            <w:shd w:val="clear" w:color="auto" w:fill="FFFFFF"/>
          </w:rPr>
          <w:t xml:space="preserve">a large and unexploited population of </w:t>
        </w:r>
      </w:ins>
      <w:ins w:id="65" w:author="Jennifer Appoo" w:date="2019-11-29T12:07:00Z">
        <w:r w:rsidRPr="005F1AC1">
          <w:rPr>
            <w:i/>
            <w:szCs w:val="24"/>
            <w:shd w:val="clear" w:color="auto" w:fill="FFFFFF"/>
          </w:rPr>
          <w:t>B. latro</w:t>
        </w:r>
        <w:r>
          <w:rPr>
            <w:szCs w:val="24"/>
            <w:shd w:val="clear" w:color="auto" w:fill="FFFFFF"/>
          </w:rPr>
          <w:t xml:space="preserve"> at Aldabra Atoll </w:t>
        </w:r>
      </w:ins>
      <w:r w:rsidR="00BD52C3" w:rsidRPr="00ED7236">
        <w:rPr>
          <w:szCs w:val="24"/>
          <w:shd w:val="clear" w:color="auto" w:fill="FFFFFF"/>
        </w:rPr>
        <w:t xml:space="preserve">from </w:t>
      </w:r>
      <w:r w:rsidR="00D07E2A" w:rsidRPr="00ED7236">
        <w:rPr>
          <w:szCs w:val="24"/>
          <w:shd w:val="clear" w:color="auto" w:fill="FFFFFF"/>
        </w:rPr>
        <w:t>2007 to 2016</w:t>
      </w:r>
      <w:r w:rsidR="00107C6B" w:rsidRPr="00ED7236">
        <w:rPr>
          <w:szCs w:val="24"/>
          <w:shd w:val="clear" w:color="auto" w:fill="FFFFFF"/>
        </w:rPr>
        <w:t xml:space="preserve"> </w:t>
      </w:r>
      <w:r w:rsidR="00D07E2A" w:rsidRPr="00ED7236">
        <w:rPr>
          <w:szCs w:val="24"/>
          <w:shd w:val="clear" w:color="auto" w:fill="FFFFFF"/>
        </w:rPr>
        <w:t>(</w:t>
      </w:r>
      <w:r w:rsidR="00A23C02" w:rsidRPr="00ED7236">
        <w:rPr>
          <w:szCs w:val="24"/>
          <w:shd w:val="clear" w:color="auto" w:fill="FFFFFF"/>
        </w:rPr>
        <w:t>nine years</w:t>
      </w:r>
      <w:r w:rsidR="00D07E2A" w:rsidRPr="00ED7236">
        <w:rPr>
          <w:szCs w:val="24"/>
          <w:shd w:val="clear" w:color="auto" w:fill="FFFFFF"/>
        </w:rPr>
        <w:t>)</w:t>
      </w:r>
      <w:r w:rsidR="00A23C02" w:rsidRPr="00ED7236">
        <w:rPr>
          <w:szCs w:val="24"/>
          <w:shd w:val="clear" w:color="auto" w:fill="FFFFFF"/>
        </w:rPr>
        <w:t xml:space="preserve">. </w:t>
      </w:r>
      <w:ins w:id="66" w:author="Jennifer Appoo" w:date="2019-11-29T12:22:00Z">
        <w:r w:rsidR="00A42024">
          <w:rPr>
            <w:szCs w:val="24"/>
            <w:shd w:val="clear" w:color="auto" w:fill="FFFFFF"/>
          </w:rPr>
          <w:t xml:space="preserve">Based on results from a relatively small study area on the atoll, we coarsely extrapolated </w:t>
        </w:r>
        <w:r w:rsidR="00A42024" w:rsidRPr="00ED7236">
          <w:rPr>
            <w:szCs w:val="24"/>
          </w:rPr>
          <w:t xml:space="preserve">population </w:t>
        </w:r>
        <w:r w:rsidR="00A42024">
          <w:rPr>
            <w:szCs w:val="24"/>
          </w:rPr>
          <w:t>numbers to be</w:t>
        </w:r>
      </w:ins>
      <w:del w:id="67" w:author="Jennifer Appoo" w:date="2019-11-29T12:22:00Z">
        <w:r w:rsidR="00F41E55" w:rsidRPr="00ED7236" w:rsidDel="00A42024">
          <w:rPr>
            <w:szCs w:val="24"/>
          </w:rPr>
          <w:delText xml:space="preserve">We found that </w:delText>
        </w:r>
        <w:commentRangeStart w:id="68"/>
        <w:r w:rsidRPr="00ED7236" w:rsidDel="00A42024">
          <w:rPr>
            <w:szCs w:val="24"/>
          </w:rPr>
          <w:delText>Aldabra</w:delText>
        </w:r>
        <w:commentRangeEnd w:id="68"/>
        <w:r w:rsidDel="00A42024">
          <w:rPr>
            <w:rStyle w:val="CommentReference"/>
          </w:rPr>
          <w:commentReference w:id="68"/>
        </w:r>
        <w:r w:rsidR="00F41E55" w:rsidRPr="00ED7236" w:rsidDel="00A42024">
          <w:rPr>
            <w:szCs w:val="24"/>
          </w:rPr>
          <w:delText xml:space="preserve"> has a population size </w:delText>
        </w:r>
      </w:del>
      <w:r w:rsidR="00261EF2" w:rsidRPr="00ED7236">
        <w:rPr>
          <w:szCs w:val="24"/>
        </w:rPr>
        <w:t xml:space="preserve">between </w:t>
      </w:r>
      <w:commentRangeStart w:id="69"/>
      <w:r w:rsidRPr="00ED7236">
        <w:rPr>
          <w:szCs w:val="24"/>
        </w:rPr>
        <w:t>4314 and 88,872</w:t>
      </w:r>
      <w:commentRangeEnd w:id="69"/>
      <w:r>
        <w:rPr>
          <w:rStyle w:val="CommentReference"/>
        </w:rPr>
        <w:commentReference w:id="69"/>
      </w:r>
      <w:r w:rsidRPr="00ED7236">
        <w:rPr>
          <w:szCs w:val="24"/>
        </w:rPr>
        <w:t xml:space="preserve"> </w:t>
      </w:r>
      <w:ins w:id="70" w:author="Jennifer Appoo" w:date="2019-11-29T12:23:00Z">
        <w:r w:rsidR="00A42024">
          <w:rPr>
            <w:szCs w:val="24"/>
          </w:rPr>
          <w:t>i</w:t>
        </w:r>
        <w:commentRangeStart w:id="71"/>
        <w:commentRangeEnd w:id="71"/>
        <w:r w:rsidR="00A42024">
          <w:rPr>
            <w:rStyle w:val="CommentReference"/>
          </w:rPr>
          <w:commentReference w:id="71"/>
        </w:r>
        <w:r w:rsidR="00A42024">
          <w:rPr>
            <w:szCs w:val="24"/>
          </w:rPr>
          <w:t>ndividuals with numbers within the study area being</w:t>
        </w:r>
      </w:ins>
      <w:del w:id="72" w:author="Jennifer Appoo" w:date="2019-11-29T12:23:00Z">
        <w:r w:rsidR="00F41E55" w:rsidRPr="00ED7236" w:rsidDel="00A42024">
          <w:rPr>
            <w:szCs w:val="24"/>
          </w:rPr>
          <w:delText xml:space="preserve"> </w:delText>
        </w:r>
        <w:r w:rsidR="00F41E55" w:rsidRPr="00ED7236" w:rsidDel="00A42024">
          <w:rPr>
            <w:i/>
            <w:szCs w:val="24"/>
          </w:rPr>
          <w:delText>B. latro</w:delText>
        </w:r>
        <w:r w:rsidR="00A23C02" w:rsidRPr="00ED7236" w:rsidDel="00A42024">
          <w:rPr>
            <w:szCs w:val="24"/>
          </w:rPr>
          <w:delText xml:space="preserve"> which has remained</w:delText>
        </w:r>
      </w:del>
      <w:r w:rsidR="00A23C02" w:rsidRPr="00ED7236">
        <w:rPr>
          <w:szCs w:val="24"/>
        </w:rPr>
        <w:t xml:space="preserve"> </w:t>
      </w:r>
      <w:r w:rsidR="00857A48" w:rsidRPr="00ED7236">
        <w:rPr>
          <w:szCs w:val="24"/>
        </w:rPr>
        <w:t>largely stable over the study perio</w:t>
      </w:r>
      <w:r w:rsidR="00A42024" w:rsidRPr="00ED7236">
        <w:rPr>
          <w:szCs w:val="24"/>
        </w:rPr>
        <w:t>d</w:t>
      </w:r>
      <w:commentRangeStart w:id="73"/>
      <w:commentRangeEnd w:id="73"/>
      <w:r w:rsidR="00A42024">
        <w:rPr>
          <w:rStyle w:val="CommentReference"/>
        </w:rPr>
        <w:commentReference w:id="73"/>
      </w:r>
      <w:r w:rsidR="00A42024" w:rsidRPr="00ED7236">
        <w:rPr>
          <w:szCs w:val="24"/>
        </w:rPr>
        <w:t xml:space="preserve">. </w:t>
      </w:r>
      <w:del w:id="74" w:author="Jennifer Appoo" w:date="2019-11-29T12:25:00Z">
        <w:r w:rsidR="00107C6B" w:rsidRPr="00ED7236" w:rsidDel="00A42024">
          <w:rPr>
            <w:szCs w:val="24"/>
          </w:rPr>
          <w:delText xml:space="preserve"> </w:delText>
        </w:r>
      </w:del>
      <w:r w:rsidR="00107C6B" w:rsidRPr="00ED7236">
        <w:rPr>
          <w:szCs w:val="24"/>
        </w:rPr>
        <w:t>T</w:t>
      </w:r>
      <w:r w:rsidR="00A23C02" w:rsidRPr="00ED7236">
        <w:rPr>
          <w:szCs w:val="24"/>
        </w:rPr>
        <w:t xml:space="preserve">he population exhibited high </w:t>
      </w:r>
      <w:commentRangeStart w:id="75"/>
      <w:r w:rsidR="00A42024" w:rsidRPr="00ED7236">
        <w:rPr>
          <w:szCs w:val="24"/>
        </w:rPr>
        <w:t>spatial</w:t>
      </w:r>
      <w:commentRangeEnd w:id="75"/>
      <w:r w:rsidR="00A42024">
        <w:rPr>
          <w:rStyle w:val="CommentReference"/>
        </w:rPr>
        <w:commentReference w:id="75"/>
      </w:r>
      <w:r w:rsidR="00A23C02" w:rsidRPr="00ED7236">
        <w:rPr>
          <w:szCs w:val="24"/>
        </w:rPr>
        <w:t xml:space="preserve"> and temporal variability in density, size and sex ratio</w:t>
      </w:r>
      <w:r w:rsidR="00D07E2A" w:rsidRPr="00ED7236">
        <w:rPr>
          <w:szCs w:val="24"/>
        </w:rPr>
        <w:t xml:space="preserve"> over this time period</w:t>
      </w:r>
      <w:r w:rsidR="009852CE" w:rsidRPr="00ED7236">
        <w:rPr>
          <w:szCs w:val="24"/>
        </w:rPr>
        <w:t xml:space="preserve"> </w:t>
      </w:r>
      <w:r w:rsidR="00292CCB" w:rsidRPr="00ED7236">
        <w:rPr>
          <w:szCs w:val="24"/>
        </w:rPr>
        <w:t xml:space="preserve">and </w:t>
      </w:r>
      <w:del w:id="76" w:author="Jennifer Appoo" w:date="2019-11-29T12:14:00Z">
        <w:r w:rsidR="00292CCB" w:rsidRPr="00ED7236" w:rsidDel="00857A48">
          <w:rPr>
            <w:szCs w:val="24"/>
          </w:rPr>
          <w:delText xml:space="preserve">with </w:delText>
        </w:r>
      </w:del>
      <w:ins w:id="77" w:author="Jennifer Appoo" w:date="2019-11-29T12:14:00Z">
        <w:r w:rsidR="00857A48">
          <w:rPr>
            <w:szCs w:val="24"/>
          </w:rPr>
          <w:t>in</w:t>
        </w:r>
        <w:r w:rsidR="00857A48" w:rsidRPr="00ED7236">
          <w:rPr>
            <w:szCs w:val="24"/>
          </w:rPr>
          <w:t xml:space="preserve"> </w:t>
        </w:r>
      </w:ins>
      <w:r w:rsidR="00292CCB" w:rsidRPr="00ED7236">
        <w:rPr>
          <w:szCs w:val="24"/>
        </w:rPr>
        <w:t>association</w:t>
      </w:r>
      <w:del w:id="78" w:author="Jennifer Appoo" w:date="2019-11-29T12:14:00Z">
        <w:r w:rsidR="00292CCB" w:rsidRPr="00ED7236" w:rsidDel="00857A48">
          <w:rPr>
            <w:szCs w:val="24"/>
          </w:rPr>
          <w:delText>s</w:delText>
        </w:r>
      </w:del>
      <w:r w:rsidR="009852CE" w:rsidRPr="00ED7236">
        <w:rPr>
          <w:szCs w:val="24"/>
        </w:rPr>
        <w:t xml:space="preserve"> with the </w:t>
      </w:r>
      <w:r w:rsidR="00292CCB" w:rsidRPr="00ED7236">
        <w:rPr>
          <w:szCs w:val="24"/>
        </w:rPr>
        <w:t xml:space="preserve">lunar </w:t>
      </w:r>
      <w:r w:rsidR="00857A48" w:rsidRPr="00ED7236">
        <w:rPr>
          <w:szCs w:val="24"/>
        </w:rPr>
        <w:t>cycle</w:t>
      </w:r>
      <w:commentRangeStart w:id="79"/>
      <w:commentRangeEnd w:id="79"/>
      <w:r w:rsidR="00857A48">
        <w:rPr>
          <w:rStyle w:val="CommentReference"/>
        </w:rPr>
        <w:commentReference w:id="79"/>
      </w:r>
      <w:r w:rsidR="00A23C02" w:rsidRPr="00ED7236">
        <w:rPr>
          <w:szCs w:val="24"/>
        </w:rPr>
        <w:t xml:space="preserve">. </w:t>
      </w:r>
      <w:r w:rsidR="00D07E2A" w:rsidRPr="00ED7236">
        <w:rPr>
          <w:szCs w:val="24"/>
        </w:rPr>
        <w:t xml:space="preserve">Aldabra’s </w:t>
      </w:r>
      <w:r w:rsidR="00A23C02" w:rsidRPr="00ED7236">
        <w:rPr>
          <w:i/>
          <w:szCs w:val="24"/>
        </w:rPr>
        <w:t>B. latro</w:t>
      </w:r>
      <w:r w:rsidR="00A23C02" w:rsidRPr="00ED7236">
        <w:rPr>
          <w:szCs w:val="24"/>
        </w:rPr>
        <w:t xml:space="preserve"> population is </w:t>
      </w:r>
      <w:del w:id="80" w:author="Jennifer Appoo" w:date="2019-11-29T12:08:00Z">
        <w:r w:rsidR="00A23C02" w:rsidRPr="00ED7236" w:rsidDel="007F176E">
          <w:rPr>
            <w:szCs w:val="24"/>
          </w:rPr>
          <w:delText xml:space="preserve">heavily </w:delText>
        </w:r>
      </w:del>
      <w:ins w:id="81" w:author="Jennifer Appoo" w:date="2019-11-29T12:08:00Z">
        <w:r>
          <w:rPr>
            <w:szCs w:val="24"/>
          </w:rPr>
          <w:t>strongly</w:t>
        </w:r>
        <w:r w:rsidRPr="00ED7236">
          <w:rPr>
            <w:szCs w:val="24"/>
          </w:rPr>
          <w:t xml:space="preserve"> </w:t>
        </w:r>
      </w:ins>
      <w:r w:rsidR="00A23C02" w:rsidRPr="00ED7236">
        <w:rPr>
          <w:szCs w:val="24"/>
        </w:rPr>
        <w:t>male</w:t>
      </w:r>
      <w:r w:rsidR="00D07E2A" w:rsidRPr="00ED7236">
        <w:rPr>
          <w:szCs w:val="24"/>
        </w:rPr>
        <w:t>-biased</w:t>
      </w:r>
      <w:r w:rsidR="00A23C02" w:rsidRPr="00ED7236">
        <w:rPr>
          <w:szCs w:val="24"/>
        </w:rPr>
        <w:t xml:space="preserve"> (3:1 male to female)</w:t>
      </w:r>
      <w:ins w:id="82" w:author="Jennifer Appoo" w:date="2019-11-29T12:25:00Z">
        <w:r w:rsidR="00A42024">
          <w:rPr>
            <w:szCs w:val="24"/>
          </w:rPr>
          <w:t>, as elsewhere,</w:t>
        </w:r>
      </w:ins>
      <w:r w:rsidR="00A23C02" w:rsidRPr="00ED7236">
        <w:rPr>
          <w:szCs w:val="24"/>
        </w:rPr>
        <w:t xml:space="preserve"> and is sexually dimorphic</w:t>
      </w:r>
      <w:r w:rsidR="00D07E2A" w:rsidRPr="00ED7236">
        <w:rPr>
          <w:szCs w:val="24"/>
        </w:rPr>
        <w:t>,</w:t>
      </w:r>
      <w:r w:rsidR="00A23C02" w:rsidRPr="00ED7236">
        <w:rPr>
          <w:szCs w:val="24"/>
        </w:rPr>
        <w:t xml:space="preserve"> with males </w:t>
      </w:r>
      <w:ins w:id="83" w:author="Jennifer Appoo" w:date="2019-11-29T12:25:00Z">
        <w:r w:rsidR="00A42024">
          <w:rPr>
            <w:szCs w:val="24"/>
          </w:rPr>
          <w:t xml:space="preserve">(often reaching over xx.x kg) </w:t>
        </w:r>
      </w:ins>
      <w:r w:rsidR="00A23C02" w:rsidRPr="00ED7236">
        <w:rPr>
          <w:szCs w:val="24"/>
        </w:rPr>
        <w:t xml:space="preserve">attaining </w:t>
      </w:r>
      <w:ins w:id="84" w:author="Jennifer Appoo" w:date="2019-11-29T12:25:00Z">
        <w:r w:rsidR="00A42024">
          <w:rPr>
            <w:szCs w:val="24"/>
          </w:rPr>
          <w:t xml:space="preserve">much </w:t>
        </w:r>
      </w:ins>
      <w:r w:rsidR="00A23C02" w:rsidRPr="00ED7236">
        <w:rPr>
          <w:szCs w:val="24"/>
        </w:rPr>
        <w:t>larger sizes than females</w:t>
      </w:r>
      <w:ins w:id="85" w:author="Jennifer Appoo" w:date="2019-11-29T12:26:00Z">
        <w:r w:rsidR="00A42024">
          <w:rPr>
            <w:szCs w:val="24"/>
          </w:rPr>
          <w:t xml:space="preserve"> (often reaching over ..)</w:t>
        </w:r>
      </w:ins>
      <w:r w:rsidR="00A23C02" w:rsidRPr="00ED7236">
        <w:rPr>
          <w:szCs w:val="24"/>
        </w:rPr>
        <w:t xml:space="preserve">. </w:t>
      </w:r>
      <w:r w:rsidR="005F48B5" w:rsidRPr="00ED7236">
        <w:rPr>
          <w:szCs w:val="24"/>
        </w:rPr>
        <w:t>Male</w:t>
      </w:r>
      <w:ins w:id="86" w:author="Jennifer Appoo" w:date="2019-11-29T12:26:00Z">
        <w:r w:rsidR="00A42024">
          <w:rPr>
            <w:szCs w:val="24"/>
          </w:rPr>
          <w:t>s</w:t>
        </w:r>
      </w:ins>
      <w:r w:rsidR="005F48B5" w:rsidRPr="00ED7236">
        <w:rPr>
          <w:szCs w:val="24"/>
        </w:rPr>
        <w:t xml:space="preserve"> and female</w:t>
      </w:r>
      <w:ins w:id="87" w:author="Jennifer Appoo" w:date="2019-11-29T12:26:00Z">
        <w:r w:rsidR="00A42024">
          <w:rPr>
            <w:szCs w:val="24"/>
          </w:rPr>
          <w:t>s</w:t>
        </w:r>
      </w:ins>
      <w:r w:rsidR="005F48B5" w:rsidRPr="00ED7236">
        <w:rPr>
          <w:szCs w:val="24"/>
        </w:rPr>
        <w:t xml:space="preserve"> </w:t>
      </w:r>
      <w:del w:id="88" w:author="Jennifer Appoo" w:date="2019-11-29T12:26:00Z">
        <w:r w:rsidR="005F48B5" w:rsidRPr="00ED7236" w:rsidDel="00A42024">
          <w:rPr>
            <w:i/>
            <w:szCs w:val="24"/>
          </w:rPr>
          <w:delText>B. latro</w:delText>
        </w:r>
        <w:r w:rsidR="005F48B5" w:rsidRPr="00ED7236" w:rsidDel="00A42024">
          <w:rPr>
            <w:szCs w:val="24"/>
          </w:rPr>
          <w:delText xml:space="preserve"> </w:delText>
        </w:r>
      </w:del>
      <w:r w:rsidR="005F48B5" w:rsidRPr="00ED7236">
        <w:rPr>
          <w:szCs w:val="24"/>
        </w:rPr>
        <w:t xml:space="preserve">moulted at different times of the year </w:t>
      </w:r>
      <w:r w:rsidR="00693DDB" w:rsidRPr="00ED7236">
        <w:rPr>
          <w:szCs w:val="24"/>
        </w:rPr>
        <w:t xml:space="preserve">and </w:t>
      </w:r>
      <w:ins w:id="89" w:author="Jennifer Appoo" w:date="2019-11-29T12:26:00Z">
        <w:r w:rsidR="00A42024">
          <w:rPr>
            <w:szCs w:val="24"/>
          </w:rPr>
          <w:t xml:space="preserve">the breeding season overlapped with the region’s </w:t>
        </w:r>
      </w:ins>
      <w:del w:id="90" w:author="Jennifer Appoo" w:date="2019-11-29T12:26:00Z">
        <w:r w:rsidR="00693DDB" w:rsidRPr="00ED7236" w:rsidDel="00A42024">
          <w:rPr>
            <w:szCs w:val="24"/>
          </w:rPr>
          <w:delText xml:space="preserve">reproduction </w:delText>
        </w:r>
        <w:r w:rsidR="005F48B5" w:rsidRPr="00ED7236" w:rsidDel="00A42024">
          <w:rPr>
            <w:szCs w:val="24"/>
          </w:rPr>
          <w:delText xml:space="preserve">was recorded </w:delText>
        </w:r>
        <w:r w:rsidR="00693DDB" w:rsidRPr="00ED7236" w:rsidDel="00A42024">
          <w:rPr>
            <w:szCs w:val="24"/>
          </w:rPr>
          <w:delText xml:space="preserve">during the </w:delText>
        </w:r>
      </w:del>
      <w:r w:rsidR="00693DDB" w:rsidRPr="00ED7236">
        <w:rPr>
          <w:szCs w:val="24"/>
        </w:rPr>
        <w:t>wet season (December–March)</w:t>
      </w:r>
      <w:ins w:id="91" w:author="Jennifer Appoo" w:date="2019-11-29T12:26:00Z">
        <w:r w:rsidR="00A42024">
          <w:rPr>
            <w:szCs w:val="24"/>
          </w:rPr>
          <w:t>,</w:t>
        </w:r>
      </w:ins>
      <w:r w:rsidR="00693DDB" w:rsidRPr="00ED7236">
        <w:rPr>
          <w:szCs w:val="24"/>
        </w:rPr>
        <w:t xml:space="preserve"> </w:t>
      </w:r>
      <w:r>
        <w:rPr>
          <w:szCs w:val="24"/>
        </w:rPr>
        <w:t xml:space="preserve">and </w:t>
      </w:r>
      <w:commentRangeStart w:id="92"/>
      <w:r w:rsidR="00A42024" w:rsidRPr="00ED7236">
        <w:rPr>
          <w:szCs w:val="24"/>
        </w:rPr>
        <w:t>in synchrony with the phase of the moon</w:t>
      </w:r>
      <w:commentRangeEnd w:id="92"/>
      <w:r w:rsidR="00A42024">
        <w:rPr>
          <w:rStyle w:val="CommentReference"/>
        </w:rPr>
        <w:commentReference w:id="92"/>
      </w:r>
      <w:r w:rsidR="00A42024" w:rsidRPr="00ED7236">
        <w:rPr>
          <w:szCs w:val="24"/>
        </w:rPr>
        <w:t>.</w:t>
      </w:r>
      <w:del w:id="93" w:author="Jennifer Appoo" w:date="2019-11-29T12:27:00Z">
        <w:r w:rsidR="00693DDB" w:rsidRPr="00ED7236" w:rsidDel="00A42024">
          <w:rPr>
            <w:szCs w:val="24"/>
          </w:rPr>
          <w:delText>.</w:delText>
        </w:r>
      </w:del>
      <w:r w:rsidR="00693DDB" w:rsidRPr="00ED7236">
        <w:rPr>
          <w:szCs w:val="24"/>
        </w:rPr>
        <w:t xml:space="preserve"> </w:t>
      </w:r>
      <w:commentRangeStart w:id="94"/>
      <w:commentRangeEnd w:id="94"/>
      <w:r w:rsidR="00857A48">
        <w:rPr>
          <w:rStyle w:val="CommentReference"/>
        </w:rPr>
        <w:commentReference w:id="94"/>
      </w:r>
      <w:del w:id="95" w:author="Jennifer Appoo" w:date="2019-11-29T12:17:00Z">
        <w:r w:rsidR="00A23C02" w:rsidRPr="00ED7236" w:rsidDel="00857A48">
          <w:rPr>
            <w:szCs w:val="24"/>
          </w:rPr>
          <w:delText>Overall, our r</w:delText>
        </w:r>
      </w:del>
      <w:ins w:id="96" w:author="Jennifer Appoo" w:date="2019-11-29T12:17:00Z">
        <w:r w:rsidR="00857A48">
          <w:rPr>
            <w:szCs w:val="24"/>
          </w:rPr>
          <w:t>R</w:t>
        </w:r>
      </w:ins>
      <w:r w:rsidR="00A23C02" w:rsidRPr="00ED7236">
        <w:rPr>
          <w:szCs w:val="24"/>
        </w:rPr>
        <w:t xml:space="preserve">esults </w:t>
      </w:r>
      <w:del w:id="97" w:author="Jennifer Appoo" w:date="2019-11-29T12:09:00Z">
        <w:r w:rsidR="00A23C02" w:rsidRPr="00ED7236" w:rsidDel="007F176E">
          <w:rPr>
            <w:szCs w:val="24"/>
          </w:rPr>
          <w:delText xml:space="preserve">indicate </w:delText>
        </w:r>
      </w:del>
      <w:ins w:id="98" w:author="Jennifer Appoo" w:date="2019-11-29T12:09:00Z">
        <w:r>
          <w:rPr>
            <w:szCs w:val="24"/>
          </w:rPr>
          <w:t>validates</w:t>
        </w:r>
        <w:r w:rsidRPr="00ED7236">
          <w:rPr>
            <w:szCs w:val="24"/>
          </w:rPr>
          <w:t xml:space="preserve"> </w:t>
        </w:r>
      </w:ins>
      <w:r w:rsidR="00A23C02" w:rsidRPr="00ED7236">
        <w:rPr>
          <w:szCs w:val="24"/>
        </w:rPr>
        <w:t xml:space="preserve">that Aldabra </w:t>
      </w:r>
      <w:del w:id="99" w:author="Jennifer Appoo" w:date="2019-11-29T12:09:00Z">
        <w:r w:rsidR="00A23C02" w:rsidRPr="00ED7236" w:rsidDel="007F176E">
          <w:rPr>
            <w:szCs w:val="24"/>
          </w:rPr>
          <w:delText xml:space="preserve">represents </w:delText>
        </w:r>
      </w:del>
      <w:ins w:id="100" w:author="Jennifer Appoo" w:date="2019-11-29T12:09:00Z">
        <w:r>
          <w:rPr>
            <w:szCs w:val="24"/>
          </w:rPr>
          <w:t>is</w:t>
        </w:r>
        <w:r w:rsidRPr="00ED7236">
          <w:rPr>
            <w:szCs w:val="24"/>
          </w:rPr>
          <w:t xml:space="preserve"> </w:t>
        </w:r>
      </w:ins>
      <w:r w:rsidR="00A23C02" w:rsidRPr="00ED7236">
        <w:rPr>
          <w:szCs w:val="24"/>
        </w:rPr>
        <w:t xml:space="preserve">an important refuge for </w:t>
      </w:r>
      <w:r w:rsidR="00A23C02" w:rsidRPr="00ED7236">
        <w:rPr>
          <w:i/>
          <w:szCs w:val="24"/>
        </w:rPr>
        <w:t>B. latro</w:t>
      </w:r>
      <w:r w:rsidR="00A23C02" w:rsidRPr="00ED7236">
        <w:rPr>
          <w:szCs w:val="24"/>
        </w:rPr>
        <w:t xml:space="preserve"> and </w:t>
      </w:r>
      <w:ins w:id="101" w:author="Jennifer Appoo" w:date="2019-11-29T12:09:00Z">
        <w:r>
          <w:rPr>
            <w:szCs w:val="24"/>
          </w:rPr>
          <w:t xml:space="preserve">may be an important source population from where </w:t>
        </w:r>
      </w:ins>
      <w:del w:id="102" w:author="Jennifer Appoo" w:date="2019-11-29T12:09:00Z">
        <w:r w:rsidR="00FF05F0" w:rsidRPr="00ED7236" w:rsidDel="007F176E">
          <w:rPr>
            <w:rStyle w:val="A0"/>
            <w:iCs/>
            <w:color w:val="auto"/>
            <w:sz w:val="24"/>
            <w:szCs w:val="24"/>
          </w:rPr>
          <w:delText xml:space="preserve">has </w:delText>
        </w:r>
        <w:r w:rsidR="00A23C02" w:rsidRPr="00ED7236" w:rsidDel="007F176E">
          <w:rPr>
            <w:rStyle w:val="A0"/>
            <w:iCs/>
            <w:color w:val="auto"/>
            <w:sz w:val="24"/>
            <w:szCs w:val="24"/>
          </w:rPr>
          <w:delText xml:space="preserve">the potential </w:delText>
        </w:r>
      </w:del>
      <w:r w:rsidR="00A23C02" w:rsidRPr="00ED7236">
        <w:rPr>
          <w:rStyle w:val="A0"/>
          <w:iCs/>
          <w:color w:val="auto"/>
          <w:sz w:val="24"/>
          <w:szCs w:val="24"/>
        </w:rPr>
        <w:t xml:space="preserve">to </w:t>
      </w:r>
      <w:commentRangeStart w:id="103"/>
      <w:r w:rsidRPr="00ED7236">
        <w:rPr>
          <w:rStyle w:val="A0"/>
          <w:iCs/>
          <w:color w:val="auto"/>
          <w:sz w:val="24"/>
          <w:szCs w:val="24"/>
        </w:rPr>
        <w:t>repopulate</w:t>
      </w:r>
      <w:commentRangeEnd w:id="103"/>
      <w:r>
        <w:rPr>
          <w:rStyle w:val="CommentReference"/>
        </w:rPr>
        <w:commentReference w:id="103"/>
      </w:r>
      <w:ins w:id="104" w:author="Jennifer Appoo" w:date="2019-11-29T12:17:00Z">
        <w:r w:rsidR="00857A48" w:rsidRPr="00ED7236">
          <w:rPr>
            <w:rStyle w:val="A0"/>
            <w:iCs/>
            <w:color w:val="auto"/>
            <w:sz w:val="24"/>
            <w:szCs w:val="24"/>
          </w:rPr>
          <w:t xml:space="preserve"> </w:t>
        </w:r>
        <w:commentRangeStart w:id="105"/>
        <w:commentRangeEnd w:id="105"/>
        <w:r w:rsidR="00857A48">
          <w:rPr>
            <w:rStyle w:val="CommentReference"/>
          </w:rPr>
          <w:commentReference w:id="105"/>
        </w:r>
      </w:ins>
      <w:del w:id="106" w:author="Jennifer Appoo" w:date="2019-11-29T12:17:00Z">
        <w:r w:rsidRPr="00ED7236" w:rsidDel="00857A48">
          <w:rPr>
            <w:rStyle w:val="A0"/>
            <w:iCs/>
            <w:color w:val="auto"/>
            <w:sz w:val="24"/>
            <w:szCs w:val="24"/>
          </w:rPr>
          <w:delText xml:space="preserve"> </w:delText>
        </w:r>
      </w:del>
      <w:r w:rsidRPr="00ED7236">
        <w:rPr>
          <w:rStyle w:val="A0"/>
          <w:iCs/>
          <w:color w:val="auto"/>
          <w:sz w:val="24"/>
          <w:szCs w:val="24"/>
        </w:rPr>
        <w:t xml:space="preserve">other </w:t>
      </w:r>
      <w:commentRangeStart w:id="107"/>
      <w:r w:rsidRPr="00ED7236">
        <w:rPr>
          <w:rStyle w:val="A0"/>
          <w:iCs/>
          <w:color w:val="auto"/>
          <w:sz w:val="24"/>
          <w:szCs w:val="24"/>
        </w:rPr>
        <w:t xml:space="preserve">protected </w:t>
      </w:r>
      <w:commentRangeEnd w:id="107"/>
      <w:r>
        <w:rPr>
          <w:rStyle w:val="CommentReference"/>
        </w:rPr>
        <w:commentReference w:id="107"/>
      </w:r>
      <w:r w:rsidR="00857A48" w:rsidRPr="00ED7236">
        <w:rPr>
          <w:rStyle w:val="A0"/>
          <w:iCs/>
          <w:color w:val="auto"/>
          <w:sz w:val="24"/>
          <w:szCs w:val="24"/>
        </w:rPr>
        <w:t xml:space="preserve">areas </w:t>
      </w:r>
      <w:commentRangeStart w:id="108"/>
      <w:commentRangeEnd w:id="108"/>
      <w:r w:rsidR="00857A48">
        <w:rPr>
          <w:rStyle w:val="CommentReference"/>
        </w:rPr>
        <w:commentReference w:id="108"/>
      </w:r>
      <w:r w:rsidR="00A23C02" w:rsidRPr="00ED7236">
        <w:rPr>
          <w:rStyle w:val="A0"/>
          <w:iCs/>
          <w:color w:val="auto"/>
          <w:sz w:val="24"/>
          <w:szCs w:val="24"/>
        </w:rPr>
        <w:t xml:space="preserve"> in the Western Indian Ocean</w:t>
      </w:r>
      <w:r w:rsidR="00380AC6" w:rsidRPr="00ED7236">
        <w:rPr>
          <w:rStyle w:val="A0"/>
          <w:iCs/>
          <w:color w:val="auto"/>
          <w:sz w:val="24"/>
          <w:szCs w:val="24"/>
        </w:rPr>
        <w:t xml:space="preserve"> where populations have declined substantially</w:t>
      </w:r>
      <w:r w:rsidR="00A23C02" w:rsidRPr="00ED7236">
        <w:rPr>
          <w:rStyle w:val="A0"/>
          <w:iCs/>
          <w:color w:val="auto"/>
          <w:sz w:val="24"/>
          <w:szCs w:val="24"/>
        </w:rPr>
        <w:t>.</w:t>
      </w:r>
      <w:r w:rsidR="00F20D72" w:rsidRPr="00ED7236">
        <w:rPr>
          <w:rStyle w:val="A0"/>
          <w:iCs/>
          <w:color w:val="auto"/>
          <w:sz w:val="24"/>
          <w:szCs w:val="24"/>
        </w:rPr>
        <w:t xml:space="preserve"> Our study contributes </w:t>
      </w:r>
      <w:r w:rsidR="007C7CB1" w:rsidRPr="00ED7236">
        <w:rPr>
          <w:szCs w:val="24"/>
        </w:rPr>
        <w:t xml:space="preserve">much needed information to revise the IUCN Red List threat status of </w:t>
      </w:r>
      <w:r w:rsidR="007C7CB1" w:rsidRPr="00ED7236">
        <w:rPr>
          <w:i/>
          <w:szCs w:val="24"/>
        </w:rPr>
        <w:t>B. latro</w:t>
      </w:r>
      <w:r w:rsidR="00123117" w:rsidRPr="00ED7236">
        <w:rPr>
          <w:szCs w:val="24"/>
        </w:rPr>
        <w:t>,</w:t>
      </w:r>
      <w:r w:rsidR="00C97609" w:rsidRPr="00ED7236">
        <w:rPr>
          <w:szCs w:val="24"/>
        </w:rPr>
        <w:t xml:space="preserve"> currently listed as </w:t>
      </w:r>
      <w:commentRangeStart w:id="109"/>
      <w:r w:rsidR="00857A48" w:rsidRPr="00ED7236">
        <w:rPr>
          <w:szCs w:val="24"/>
        </w:rPr>
        <w:t xml:space="preserve">Data Deficient </w:t>
      </w:r>
      <w:commentRangeEnd w:id="109"/>
      <w:r w:rsidR="00857A48">
        <w:rPr>
          <w:rStyle w:val="CommentReference"/>
        </w:rPr>
        <w:commentReference w:id="109"/>
      </w:r>
      <w:del w:id="110" w:author="Jennifer Appoo" w:date="2019-11-29T12:18:00Z">
        <w:r w:rsidR="007C7CB1" w:rsidRPr="00ED7236" w:rsidDel="00857A48">
          <w:rPr>
            <w:szCs w:val="24"/>
          </w:rPr>
          <w:delText xml:space="preserve"> </w:delText>
        </w:r>
      </w:del>
      <w:r w:rsidR="007C7CB1" w:rsidRPr="00ED7236">
        <w:rPr>
          <w:szCs w:val="24"/>
        </w:rPr>
        <w:t xml:space="preserve">and </w:t>
      </w:r>
      <w:r w:rsidR="00123117" w:rsidRPr="00ED7236">
        <w:rPr>
          <w:szCs w:val="24"/>
        </w:rPr>
        <w:t xml:space="preserve">to </w:t>
      </w:r>
      <w:r w:rsidR="007C7CB1" w:rsidRPr="00ED7236">
        <w:rPr>
          <w:szCs w:val="24"/>
        </w:rPr>
        <w:t>leverage conservation efforts for this species.</w:t>
      </w:r>
      <w:r w:rsidR="007C7CB1" w:rsidRPr="00ED7236">
        <w:rPr>
          <w:szCs w:val="24"/>
          <w:shd w:val="clear" w:color="auto" w:fill="FFFFFF"/>
        </w:rPr>
        <w:t xml:space="preserve"> </w:t>
      </w:r>
      <w:r w:rsidR="004572E9" w:rsidRPr="00ED7236">
        <w:rPr>
          <w:szCs w:val="24"/>
          <w:shd w:val="clear" w:color="auto" w:fill="FFFFFF"/>
        </w:rPr>
        <w:t xml:space="preserve"> </w:t>
      </w:r>
    </w:p>
    <w:p w14:paraId="2806F5A5" w14:textId="77777777" w:rsidR="00A23C02" w:rsidRPr="00ED7236" w:rsidRDefault="00A23C02" w:rsidP="00DC215A">
      <w:pPr>
        <w:autoSpaceDE w:val="0"/>
        <w:autoSpaceDN w:val="0"/>
        <w:adjustRightInd w:val="0"/>
        <w:spacing w:after="0" w:line="480" w:lineRule="auto"/>
        <w:jc w:val="both"/>
        <w:rPr>
          <w:rStyle w:val="A0"/>
          <w:iCs/>
          <w:color w:val="auto"/>
          <w:sz w:val="24"/>
          <w:szCs w:val="24"/>
        </w:rPr>
      </w:pPr>
    </w:p>
    <w:p w14:paraId="2E0A8A71" w14:textId="577D1437" w:rsidR="00A23C02" w:rsidRPr="00ED7236" w:rsidRDefault="00882DB6" w:rsidP="00DC215A">
      <w:pPr>
        <w:autoSpaceDE w:val="0"/>
        <w:autoSpaceDN w:val="0"/>
        <w:adjustRightInd w:val="0"/>
        <w:spacing w:after="0" w:line="480" w:lineRule="auto"/>
        <w:jc w:val="both"/>
        <w:rPr>
          <w:iCs/>
          <w:szCs w:val="24"/>
        </w:rPr>
      </w:pPr>
      <w:r w:rsidRPr="00ED7236">
        <w:rPr>
          <w:rStyle w:val="A0"/>
          <w:iCs/>
          <w:color w:val="auto"/>
          <w:sz w:val="24"/>
          <w:szCs w:val="24"/>
        </w:rPr>
        <w:t xml:space="preserve">KEY WORDS: </w:t>
      </w:r>
      <w:r w:rsidR="003C5E92" w:rsidRPr="00ED7236">
        <w:rPr>
          <w:rStyle w:val="A0"/>
          <w:i/>
          <w:iCs/>
          <w:color w:val="auto"/>
          <w:sz w:val="24"/>
          <w:szCs w:val="24"/>
        </w:rPr>
        <w:t>Birgus latro</w:t>
      </w:r>
      <w:r w:rsidR="003C5E92" w:rsidRPr="00ED7236">
        <w:rPr>
          <w:rStyle w:val="A0"/>
          <w:iCs/>
          <w:color w:val="auto"/>
          <w:sz w:val="24"/>
          <w:szCs w:val="24"/>
        </w:rPr>
        <w:t xml:space="preserve">, </w:t>
      </w:r>
      <w:r w:rsidR="00810E49" w:rsidRPr="00ED7236">
        <w:rPr>
          <w:rStyle w:val="A0"/>
          <w:iCs/>
          <w:color w:val="auto"/>
          <w:sz w:val="24"/>
          <w:szCs w:val="24"/>
        </w:rPr>
        <w:t xml:space="preserve">population size, </w:t>
      </w:r>
      <w:del w:id="111" w:author="Jennifer Appoo" w:date="2019-11-29T12:11:00Z">
        <w:r w:rsidRPr="00ED7236" w:rsidDel="001D1DBE">
          <w:rPr>
            <w:rStyle w:val="A0"/>
            <w:iCs/>
            <w:color w:val="auto"/>
            <w:sz w:val="24"/>
            <w:szCs w:val="24"/>
          </w:rPr>
          <w:delText xml:space="preserve">spatial </w:delText>
        </w:r>
      </w:del>
      <w:ins w:id="112" w:author="Jennifer Appoo" w:date="2019-11-29T12:11:00Z">
        <w:r w:rsidR="001D1DBE">
          <w:rPr>
            <w:rStyle w:val="A0"/>
            <w:iCs/>
            <w:color w:val="auto"/>
            <w:sz w:val="24"/>
            <w:szCs w:val="24"/>
          </w:rPr>
          <w:t xml:space="preserve">spatio-temporal </w:t>
        </w:r>
      </w:ins>
      <w:r w:rsidRPr="00ED7236">
        <w:rPr>
          <w:rStyle w:val="A0"/>
          <w:iCs/>
          <w:color w:val="auto"/>
          <w:sz w:val="24"/>
          <w:szCs w:val="24"/>
        </w:rPr>
        <w:t>variability, seasonal dynamics, moulting, reproductive season</w:t>
      </w:r>
      <w:r w:rsidR="003C5E92" w:rsidRPr="00ED7236">
        <w:rPr>
          <w:rStyle w:val="A0"/>
          <w:iCs/>
          <w:color w:val="auto"/>
          <w:sz w:val="24"/>
          <w:szCs w:val="24"/>
        </w:rPr>
        <w:t>, Aldabra Atoll</w:t>
      </w:r>
      <w:r w:rsidRPr="00ED7236">
        <w:rPr>
          <w:rStyle w:val="A0"/>
          <w:iCs/>
          <w:color w:val="auto"/>
          <w:sz w:val="24"/>
          <w:szCs w:val="24"/>
        </w:rPr>
        <w:t>.</w:t>
      </w:r>
      <w:r w:rsidR="00A23C02" w:rsidRPr="00ED7236">
        <w:rPr>
          <w:rStyle w:val="A0"/>
          <w:iCs/>
          <w:color w:val="auto"/>
          <w:sz w:val="24"/>
          <w:szCs w:val="24"/>
        </w:rPr>
        <w:t xml:space="preserve"> </w:t>
      </w:r>
    </w:p>
    <w:p w14:paraId="656DE02C" w14:textId="77777777" w:rsidR="00A23C02" w:rsidRPr="00ED7236" w:rsidRDefault="00A23C02" w:rsidP="00DC215A">
      <w:pPr>
        <w:autoSpaceDE w:val="0"/>
        <w:autoSpaceDN w:val="0"/>
        <w:adjustRightInd w:val="0"/>
        <w:spacing w:after="0" w:line="480" w:lineRule="auto"/>
        <w:jc w:val="both"/>
        <w:rPr>
          <w:iCs/>
          <w:szCs w:val="24"/>
        </w:rPr>
      </w:pPr>
    </w:p>
    <w:p w14:paraId="40E8FA70" w14:textId="77777777" w:rsidR="007026CE" w:rsidRPr="00ED7236" w:rsidRDefault="007026CE" w:rsidP="00DC215A">
      <w:pPr>
        <w:autoSpaceDE w:val="0"/>
        <w:autoSpaceDN w:val="0"/>
        <w:adjustRightInd w:val="0"/>
        <w:spacing w:line="480" w:lineRule="auto"/>
        <w:jc w:val="both"/>
        <w:rPr>
          <w:szCs w:val="24"/>
          <w:shd w:val="clear" w:color="auto" w:fill="FFFFFF"/>
        </w:rPr>
      </w:pPr>
      <w:r w:rsidRPr="00ED7236">
        <w:rPr>
          <w:szCs w:val="24"/>
          <w:shd w:val="clear" w:color="auto" w:fill="FFFFFF"/>
        </w:rPr>
        <w:br w:type="page"/>
      </w:r>
    </w:p>
    <w:p w14:paraId="433DF0FE" w14:textId="4F385F43" w:rsidR="00A23C02" w:rsidRPr="00452FE1" w:rsidRDefault="00A23C02" w:rsidP="00452FE1">
      <w:pPr>
        <w:pStyle w:val="ListParagraph"/>
        <w:numPr>
          <w:ilvl w:val="0"/>
          <w:numId w:val="13"/>
        </w:numPr>
        <w:autoSpaceDE w:val="0"/>
        <w:autoSpaceDN w:val="0"/>
        <w:adjustRightInd w:val="0"/>
        <w:spacing w:line="480" w:lineRule="auto"/>
        <w:ind w:left="360"/>
        <w:jc w:val="both"/>
        <w:rPr>
          <w:iCs/>
          <w:szCs w:val="24"/>
        </w:rPr>
      </w:pPr>
      <w:r w:rsidRPr="00452FE1">
        <w:rPr>
          <w:szCs w:val="24"/>
          <w:shd w:val="clear" w:color="auto" w:fill="FFFFFF"/>
        </w:rPr>
        <w:lastRenderedPageBreak/>
        <w:t>INTRODUCTION</w:t>
      </w:r>
    </w:p>
    <w:p w14:paraId="2320250F" w14:textId="0B8BFF6E" w:rsidR="00A23C02" w:rsidRPr="00ED7236" w:rsidRDefault="00A23C02" w:rsidP="00E8504D">
      <w:pPr>
        <w:autoSpaceDE w:val="0"/>
        <w:autoSpaceDN w:val="0"/>
        <w:adjustRightInd w:val="0"/>
        <w:spacing w:after="0" w:line="480" w:lineRule="auto"/>
        <w:ind w:firstLine="360"/>
        <w:jc w:val="both"/>
        <w:rPr>
          <w:szCs w:val="24"/>
        </w:rPr>
      </w:pPr>
      <w:r w:rsidRPr="00ED7236">
        <w:rPr>
          <w:szCs w:val="24"/>
        </w:rPr>
        <w:t xml:space="preserve">Around </w:t>
      </w:r>
      <w:r w:rsidR="002F7B0B" w:rsidRPr="00ED7236">
        <w:rPr>
          <w:szCs w:val="24"/>
        </w:rPr>
        <w:t>15,7</w:t>
      </w:r>
      <w:r w:rsidR="008E6E2A" w:rsidRPr="00ED7236">
        <w:rPr>
          <w:szCs w:val="24"/>
        </w:rPr>
        <w:t>00</w:t>
      </w:r>
      <w:r w:rsidRPr="00ED7236">
        <w:rPr>
          <w:szCs w:val="24"/>
        </w:rPr>
        <w:t xml:space="preserve"> species are classified as </w:t>
      </w:r>
      <w:ins w:id="113" w:author="Jennifer Appoo" w:date="2019-11-26T16:57:00Z">
        <w:r w:rsidR="004531E9">
          <w:rPr>
            <w:szCs w:val="24"/>
          </w:rPr>
          <w:t>D</w:t>
        </w:r>
      </w:ins>
      <w:del w:id="114" w:author="Jennifer Appoo" w:date="2019-11-26T16:57:00Z">
        <w:r w:rsidRPr="00ED7236" w:rsidDel="004531E9">
          <w:rPr>
            <w:szCs w:val="24"/>
          </w:rPr>
          <w:delText>d</w:delText>
        </w:r>
      </w:del>
      <w:r w:rsidRPr="00ED7236">
        <w:rPr>
          <w:szCs w:val="24"/>
        </w:rPr>
        <w:t>at</w:t>
      </w:r>
      <w:r w:rsidR="00F31A6C" w:rsidRPr="00ED7236">
        <w:rPr>
          <w:szCs w:val="24"/>
        </w:rPr>
        <w:t xml:space="preserve">a </w:t>
      </w:r>
      <w:ins w:id="115" w:author="Jennifer Appoo" w:date="2019-11-26T16:57:00Z">
        <w:r w:rsidR="004531E9">
          <w:rPr>
            <w:szCs w:val="24"/>
          </w:rPr>
          <w:t>D</w:t>
        </w:r>
      </w:ins>
      <w:del w:id="116" w:author="Jennifer Appoo" w:date="2019-11-26T16:57:00Z">
        <w:r w:rsidR="00F31A6C" w:rsidRPr="00ED7236" w:rsidDel="004531E9">
          <w:rPr>
            <w:szCs w:val="24"/>
          </w:rPr>
          <w:delText>d</w:delText>
        </w:r>
      </w:del>
      <w:r w:rsidR="00F31A6C" w:rsidRPr="00ED7236">
        <w:rPr>
          <w:szCs w:val="24"/>
        </w:rPr>
        <w:t>eficient on the IUCN Red List</w:t>
      </w:r>
      <w:r w:rsidRPr="00ED7236">
        <w:rPr>
          <w:szCs w:val="24"/>
        </w:rPr>
        <w:t>, meaning that their threat s</w:t>
      </w:r>
      <w:r w:rsidR="00F31A6C" w:rsidRPr="00ED7236">
        <w:rPr>
          <w:szCs w:val="24"/>
        </w:rPr>
        <w:t>tatus cannot be assessed due to inadequate information</w:t>
      </w:r>
      <w:r w:rsidRPr="00ED7236">
        <w:rPr>
          <w:szCs w:val="24"/>
        </w:rPr>
        <w:t xml:space="preserve"> in species taxonomy, distribution, </w:t>
      </w:r>
      <w:commentRangeStart w:id="117"/>
      <w:r w:rsidR="004A4D26" w:rsidRPr="00ED7236">
        <w:rPr>
          <w:szCs w:val="24"/>
        </w:rPr>
        <w:t xml:space="preserve">population status </w:t>
      </w:r>
      <w:commentRangeEnd w:id="117"/>
      <w:r w:rsidR="004A4D26">
        <w:rPr>
          <w:rStyle w:val="CommentReference"/>
        </w:rPr>
        <w:commentReference w:id="117"/>
      </w:r>
      <w:r w:rsidRPr="00ED7236">
        <w:rPr>
          <w:szCs w:val="24"/>
        </w:rPr>
        <w:t>or threats (</w:t>
      </w:r>
      <w:r w:rsidR="00F31A6C" w:rsidRPr="00ED7236">
        <w:rPr>
          <w:szCs w:val="24"/>
        </w:rPr>
        <w:t>IUCN, 2019</w:t>
      </w:r>
      <w:r w:rsidRPr="00ED7236">
        <w:rPr>
          <w:szCs w:val="24"/>
        </w:rPr>
        <w:t xml:space="preserve">). These uncertainties </w:t>
      </w:r>
      <w:del w:id="118" w:author="Jennifer Appoo" w:date="2019-11-26T15:15:00Z">
        <w:r w:rsidRPr="00ED7236" w:rsidDel="00D63008">
          <w:rPr>
            <w:szCs w:val="24"/>
          </w:rPr>
          <w:delText xml:space="preserve">impact </w:delText>
        </w:r>
      </w:del>
      <w:ins w:id="119" w:author="Jennifer Appoo" w:date="2019-11-26T15:15:00Z">
        <w:r w:rsidR="00D63008">
          <w:rPr>
            <w:szCs w:val="24"/>
          </w:rPr>
          <w:t>influence</w:t>
        </w:r>
        <w:r w:rsidR="00D63008" w:rsidRPr="00ED7236">
          <w:rPr>
            <w:szCs w:val="24"/>
          </w:rPr>
          <w:t xml:space="preserve"> </w:t>
        </w:r>
      </w:ins>
      <w:r w:rsidRPr="00ED7236">
        <w:rPr>
          <w:szCs w:val="24"/>
        </w:rPr>
        <w:t xml:space="preserve">the likelihood of active conservation </w:t>
      </w:r>
      <w:r w:rsidR="00285678" w:rsidRPr="00ED7236">
        <w:rPr>
          <w:szCs w:val="24"/>
        </w:rPr>
        <w:t>measures being adopted</w:t>
      </w:r>
      <w:commentRangeStart w:id="120"/>
      <w:commentRangeEnd w:id="120"/>
      <w:r w:rsidR="00285678">
        <w:rPr>
          <w:rStyle w:val="CommentReference"/>
        </w:rPr>
        <w:commentReference w:id="120"/>
      </w:r>
      <w:r w:rsidRPr="00ED7236">
        <w:rPr>
          <w:szCs w:val="24"/>
        </w:rPr>
        <w:t xml:space="preserve">. Unless directly targeted for monitoring, species classified as data deficient </w:t>
      </w:r>
      <w:r w:rsidR="00DD7687" w:rsidRPr="00ED7236">
        <w:rPr>
          <w:szCs w:val="24"/>
        </w:rPr>
        <w:t xml:space="preserve">can become </w:t>
      </w:r>
      <w:r w:rsidRPr="00ED7236">
        <w:rPr>
          <w:szCs w:val="24"/>
        </w:rPr>
        <w:t xml:space="preserve">extinct </w:t>
      </w:r>
      <w:r w:rsidR="00327328" w:rsidRPr="00ED7236">
        <w:rPr>
          <w:szCs w:val="24"/>
        </w:rPr>
        <w:t xml:space="preserve">or locally extinct before protective measures </w:t>
      </w:r>
      <w:del w:id="121" w:author="Jennifer Appoo" w:date="2019-11-26T15:32:00Z">
        <w:r w:rsidR="00327328" w:rsidRPr="00ED7236" w:rsidDel="00772DAC">
          <w:rPr>
            <w:szCs w:val="24"/>
          </w:rPr>
          <w:delText xml:space="preserve">can be </w:delText>
        </w:r>
      </w:del>
      <w:ins w:id="122" w:author="Jennifer Appoo" w:date="2019-11-26T15:32:00Z">
        <w:r w:rsidR="00772DAC">
          <w:rPr>
            <w:szCs w:val="24"/>
          </w:rPr>
          <w:t xml:space="preserve">are </w:t>
        </w:r>
      </w:ins>
      <w:r w:rsidR="00327328" w:rsidRPr="00ED7236">
        <w:rPr>
          <w:szCs w:val="24"/>
        </w:rPr>
        <w:t xml:space="preserve">put in place </w:t>
      </w:r>
      <w:r w:rsidRPr="00ED7236">
        <w:rPr>
          <w:szCs w:val="24"/>
        </w:rPr>
        <w:t xml:space="preserve">(Bland </w:t>
      </w:r>
      <w:r w:rsidR="00E70E13" w:rsidRPr="00ED7236">
        <w:rPr>
          <w:szCs w:val="24"/>
        </w:rPr>
        <w:t>et al.</w:t>
      </w:r>
      <w:r w:rsidRPr="00ED7236">
        <w:rPr>
          <w:szCs w:val="24"/>
        </w:rPr>
        <w:t xml:space="preserve"> 2014). </w:t>
      </w:r>
      <w:r w:rsidR="00327328" w:rsidRPr="00ED7236">
        <w:rPr>
          <w:szCs w:val="24"/>
        </w:rPr>
        <w:t>New i</w:t>
      </w:r>
      <w:r w:rsidRPr="00ED7236">
        <w:rPr>
          <w:szCs w:val="24"/>
        </w:rPr>
        <w:t xml:space="preserve">nformation on </w:t>
      </w:r>
      <w:ins w:id="123" w:author="Jennifer Appoo" w:date="2019-11-29T08:30:00Z">
        <w:r w:rsidR="00BE288A">
          <w:rPr>
            <w:szCs w:val="24"/>
          </w:rPr>
          <w:t>D</w:t>
        </w:r>
      </w:ins>
      <w:del w:id="124" w:author="Jennifer Appoo" w:date="2019-11-29T08:30:00Z">
        <w:r w:rsidRPr="00ED7236" w:rsidDel="00BE288A">
          <w:rPr>
            <w:szCs w:val="24"/>
          </w:rPr>
          <w:delText>d</w:delText>
        </w:r>
      </w:del>
      <w:r w:rsidRPr="00ED7236">
        <w:rPr>
          <w:szCs w:val="24"/>
        </w:rPr>
        <w:t xml:space="preserve">ata </w:t>
      </w:r>
      <w:ins w:id="125" w:author="Jennifer Appoo" w:date="2019-11-29T08:30:00Z">
        <w:r w:rsidR="00BE288A">
          <w:rPr>
            <w:szCs w:val="24"/>
          </w:rPr>
          <w:t>D</w:t>
        </w:r>
      </w:ins>
      <w:del w:id="126" w:author="Jennifer Appoo" w:date="2019-11-29T08:30:00Z">
        <w:r w:rsidRPr="00ED7236" w:rsidDel="00BE288A">
          <w:rPr>
            <w:szCs w:val="24"/>
          </w:rPr>
          <w:delText>d</w:delText>
        </w:r>
      </w:del>
      <w:r w:rsidRPr="00ED7236">
        <w:rPr>
          <w:szCs w:val="24"/>
        </w:rPr>
        <w:t xml:space="preserve">eficient species may therefore help fill data gaps in biodiversity indicators, as well as conserve poorly known </w:t>
      </w:r>
      <w:r w:rsidR="00F144C7" w:rsidRPr="00ED7236">
        <w:rPr>
          <w:szCs w:val="24"/>
        </w:rPr>
        <w:t xml:space="preserve">taxa </w:t>
      </w:r>
      <w:r w:rsidRPr="00ED7236">
        <w:rPr>
          <w:szCs w:val="24"/>
        </w:rPr>
        <w:t xml:space="preserve">(Bland </w:t>
      </w:r>
      <w:r w:rsidR="00E70E13" w:rsidRPr="00ED7236">
        <w:rPr>
          <w:szCs w:val="24"/>
        </w:rPr>
        <w:t>et al.</w:t>
      </w:r>
      <w:r w:rsidRPr="00ED7236">
        <w:rPr>
          <w:szCs w:val="24"/>
        </w:rPr>
        <w:t xml:space="preserve"> 2014). </w:t>
      </w:r>
      <w:ins w:id="127" w:author="Jennifer Appoo" w:date="2019-11-26T15:16:00Z">
        <w:r w:rsidR="00D63008">
          <w:rPr>
            <w:szCs w:val="24"/>
          </w:rPr>
          <w:t xml:space="preserve">Invertebrates attract less conservation attention than </w:t>
        </w:r>
      </w:ins>
      <w:del w:id="128" w:author="Jennifer Appoo" w:date="2019-11-26T15:16:00Z">
        <w:r w:rsidR="00327328" w:rsidRPr="00ED7236" w:rsidDel="00D63008">
          <w:rPr>
            <w:szCs w:val="24"/>
          </w:rPr>
          <w:delText>T</w:delText>
        </w:r>
        <w:r w:rsidRPr="00ED7236" w:rsidDel="00D63008">
          <w:rPr>
            <w:szCs w:val="24"/>
          </w:rPr>
          <w:delText xml:space="preserve">he conservation attention </w:delText>
        </w:r>
        <w:r w:rsidR="000807E7" w:rsidRPr="00ED7236" w:rsidDel="00D63008">
          <w:rPr>
            <w:szCs w:val="24"/>
          </w:rPr>
          <w:delText>towards</w:delText>
        </w:r>
        <w:r w:rsidRPr="00ED7236" w:rsidDel="00D63008">
          <w:rPr>
            <w:szCs w:val="24"/>
          </w:rPr>
          <w:delText xml:space="preserve"> invertebrates</w:delText>
        </w:r>
        <w:r w:rsidR="00327328" w:rsidRPr="00ED7236" w:rsidDel="00D63008">
          <w:rPr>
            <w:szCs w:val="24"/>
          </w:rPr>
          <w:delText xml:space="preserve"> </w:delText>
        </w:r>
        <w:r w:rsidR="000807E7" w:rsidRPr="00ED7236" w:rsidDel="00D63008">
          <w:rPr>
            <w:szCs w:val="24"/>
          </w:rPr>
          <w:delText xml:space="preserve">is </w:delText>
        </w:r>
      </w:del>
      <w:commentRangeStart w:id="129"/>
      <w:commentRangeStart w:id="130"/>
      <w:del w:id="131" w:author="Jennifer Appoo" w:date="2019-11-28T10:08:00Z">
        <w:r w:rsidR="00477CB8" w:rsidRPr="00ED7236" w:rsidDel="00477CB8">
          <w:rPr>
            <w:szCs w:val="24"/>
          </w:rPr>
          <w:delText xml:space="preserve">generally less </w:delText>
        </w:r>
        <w:commentRangeEnd w:id="129"/>
        <w:r w:rsidR="00477CB8" w:rsidDel="00477CB8">
          <w:rPr>
            <w:rStyle w:val="CommentReference"/>
          </w:rPr>
          <w:commentReference w:id="129"/>
        </w:r>
      </w:del>
      <w:commentRangeEnd w:id="130"/>
      <w:r w:rsidR="00477CB8">
        <w:rPr>
          <w:rStyle w:val="CommentReference"/>
        </w:rPr>
        <w:commentReference w:id="130"/>
      </w:r>
      <w:del w:id="132" w:author="Jennifer Appoo" w:date="2019-11-26T15:16:00Z">
        <w:r w:rsidR="000807E7" w:rsidRPr="00ED7236" w:rsidDel="00D63008">
          <w:rPr>
            <w:szCs w:val="24"/>
          </w:rPr>
          <w:delText>than</w:delText>
        </w:r>
        <w:r w:rsidRPr="00ED7236" w:rsidDel="00D63008">
          <w:rPr>
            <w:szCs w:val="24"/>
          </w:rPr>
          <w:delText xml:space="preserve"> </w:delText>
        </w:r>
      </w:del>
      <w:r w:rsidRPr="00ED7236">
        <w:rPr>
          <w:szCs w:val="24"/>
        </w:rPr>
        <w:t xml:space="preserve">that of vertebrates (Collen </w:t>
      </w:r>
      <w:r w:rsidR="00E70E13" w:rsidRPr="00ED7236">
        <w:rPr>
          <w:szCs w:val="24"/>
        </w:rPr>
        <w:t>et al.</w:t>
      </w:r>
      <w:r w:rsidRPr="00ED7236">
        <w:rPr>
          <w:szCs w:val="24"/>
        </w:rPr>
        <w:t xml:space="preserve"> 2012)</w:t>
      </w:r>
      <w:del w:id="133" w:author="Jennifer Appoo" w:date="2019-11-26T15:17:00Z">
        <w:r w:rsidR="00327328" w:rsidRPr="00ED7236" w:rsidDel="00AF5D93">
          <w:rPr>
            <w:szCs w:val="24"/>
          </w:rPr>
          <w:delText xml:space="preserve"> and</w:delText>
        </w:r>
      </w:del>
      <w:ins w:id="134" w:author="Jennifer Appoo" w:date="2019-11-26T15:17:00Z">
        <w:r w:rsidR="00AF5D93">
          <w:rPr>
            <w:szCs w:val="24"/>
          </w:rPr>
          <w:t>, yet</w:t>
        </w:r>
      </w:ins>
      <w:r w:rsidR="00327328" w:rsidRPr="00ED7236">
        <w:rPr>
          <w:szCs w:val="24"/>
        </w:rPr>
        <w:t xml:space="preserve"> i</w:t>
      </w:r>
      <w:r w:rsidRPr="00ED7236">
        <w:rPr>
          <w:szCs w:val="24"/>
        </w:rPr>
        <w:t xml:space="preserve">t is crucial to understand the conservation status and trends of invertebrates, since these species are </w:t>
      </w:r>
      <w:r w:rsidR="00390AD2" w:rsidRPr="00ED7236">
        <w:rPr>
          <w:szCs w:val="24"/>
        </w:rPr>
        <w:t>key components</w:t>
      </w:r>
      <w:r w:rsidRPr="00ED7236">
        <w:rPr>
          <w:szCs w:val="24"/>
        </w:rPr>
        <w:t xml:space="preserve"> for </w:t>
      </w:r>
      <w:r w:rsidR="00390AD2" w:rsidRPr="00ED7236">
        <w:rPr>
          <w:szCs w:val="24"/>
        </w:rPr>
        <w:t xml:space="preserve">the functioning of ecosystems </w:t>
      </w:r>
      <w:r w:rsidRPr="00ED7236">
        <w:rPr>
          <w:szCs w:val="24"/>
        </w:rPr>
        <w:t xml:space="preserve">(Baillie </w:t>
      </w:r>
      <w:r w:rsidR="0074492B" w:rsidRPr="00ED7236">
        <w:rPr>
          <w:szCs w:val="24"/>
        </w:rPr>
        <w:t>et al.</w:t>
      </w:r>
      <w:r w:rsidRPr="00ED7236">
        <w:rPr>
          <w:szCs w:val="24"/>
        </w:rPr>
        <w:t xml:space="preserve"> 2010).</w:t>
      </w:r>
    </w:p>
    <w:p w14:paraId="233A8113" w14:textId="04EA5F61" w:rsidR="00A23C02" w:rsidRPr="00ED7236" w:rsidRDefault="0059226E" w:rsidP="00AF5D93">
      <w:pPr>
        <w:autoSpaceDE w:val="0"/>
        <w:autoSpaceDN w:val="0"/>
        <w:adjustRightInd w:val="0"/>
        <w:spacing w:after="0" w:line="480" w:lineRule="auto"/>
        <w:ind w:firstLine="720"/>
        <w:jc w:val="both"/>
        <w:rPr>
          <w:rFonts w:eastAsia="AdvTTf27234c6"/>
          <w:szCs w:val="24"/>
        </w:rPr>
      </w:pPr>
      <w:r w:rsidRPr="00ED7236">
        <w:rPr>
          <w:szCs w:val="24"/>
        </w:rPr>
        <w:t>In tropical island ecosystems, crabs</w:t>
      </w:r>
      <w:r w:rsidR="00F144C7" w:rsidRPr="00ED7236">
        <w:rPr>
          <w:szCs w:val="24"/>
        </w:rPr>
        <w:t>, in particular,</w:t>
      </w:r>
      <w:r w:rsidRPr="00ED7236">
        <w:rPr>
          <w:szCs w:val="24"/>
        </w:rPr>
        <w:t xml:space="preserve"> play a crucial role in nutrient cycling and food chains. </w:t>
      </w:r>
      <w:r w:rsidR="00A23C02" w:rsidRPr="00ED7236">
        <w:rPr>
          <w:szCs w:val="24"/>
        </w:rPr>
        <w:t>The largest land arthropod, the coconut crab (</w:t>
      </w:r>
      <w:r w:rsidR="00A23C02" w:rsidRPr="00ED7236">
        <w:rPr>
          <w:i/>
          <w:szCs w:val="24"/>
        </w:rPr>
        <w:t>Birgus latro</w:t>
      </w:r>
      <w:r w:rsidR="00A23C02" w:rsidRPr="00ED7236">
        <w:rPr>
          <w:szCs w:val="24"/>
        </w:rPr>
        <w:t>)</w:t>
      </w:r>
      <w:r w:rsidR="00A23C02" w:rsidRPr="00ED7236">
        <w:rPr>
          <w:i/>
          <w:szCs w:val="24"/>
        </w:rPr>
        <w:t>,</w:t>
      </w:r>
      <w:r w:rsidR="00A23C02" w:rsidRPr="00ED7236">
        <w:rPr>
          <w:szCs w:val="24"/>
        </w:rPr>
        <w:t xml:space="preserve"> is classifi</w:t>
      </w:r>
      <w:r w:rsidR="0074492B" w:rsidRPr="00ED7236">
        <w:rPr>
          <w:szCs w:val="24"/>
        </w:rPr>
        <w:t xml:space="preserve">ed as </w:t>
      </w:r>
      <w:ins w:id="135" w:author="Jennifer Appoo" w:date="2019-11-28T09:54:00Z">
        <w:r w:rsidR="00E75725">
          <w:rPr>
            <w:szCs w:val="24"/>
          </w:rPr>
          <w:t>D</w:t>
        </w:r>
      </w:ins>
      <w:del w:id="136" w:author="Jennifer Appoo" w:date="2019-11-28T09:54:00Z">
        <w:r w:rsidR="0074492B" w:rsidRPr="00ED7236" w:rsidDel="00E75725">
          <w:rPr>
            <w:szCs w:val="24"/>
          </w:rPr>
          <w:delText>d</w:delText>
        </w:r>
      </w:del>
      <w:r w:rsidR="0074492B" w:rsidRPr="00ED7236">
        <w:rPr>
          <w:szCs w:val="24"/>
        </w:rPr>
        <w:t xml:space="preserve">ata </w:t>
      </w:r>
      <w:ins w:id="137" w:author="Jennifer Appoo" w:date="2019-11-28T09:55:00Z">
        <w:r w:rsidR="00E75725">
          <w:rPr>
            <w:szCs w:val="24"/>
          </w:rPr>
          <w:t>D</w:t>
        </w:r>
      </w:ins>
      <w:del w:id="138" w:author="Jennifer Appoo" w:date="2019-11-28T09:55:00Z">
        <w:r w:rsidR="0074492B" w:rsidRPr="00ED7236" w:rsidDel="00E75725">
          <w:rPr>
            <w:szCs w:val="24"/>
          </w:rPr>
          <w:delText>d</w:delText>
        </w:r>
      </w:del>
      <w:r w:rsidR="0074492B" w:rsidRPr="00ED7236">
        <w:rPr>
          <w:szCs w:val="24"/>
        </w:rPr>
        <w:t xml:space="preserve">eficient </w:t>
      </w:r>
      <w:r w:rsidR="00153DB3" w:rsidRPr="00ED7236">
        <w:rPr>
          <w:szCs w:val="24"/>
        </w:rPr>
        <w:t xml:space="preserve">by IUCN </w:t>
      </w:r>
      <w:r w:rsidR="0074492B" w:rsidRPr="00ED7236">
        <w:rPr>
          <w:szCs w:val="24"/>
        </w:rPr>
        <w:t>(Eldredge</w:t>
      </w:r>
      <w:r w:rsidR="00A23C02" w:rsidRPr="00ED7236">
        <w:rPr>
          <w:szCs w:val="24"/>
        </w:rPr>
        <w:t xml:space="preserve"> 1996) due to limited information on the status of the different populations (Drew </w:t>
      </w:r>
      <w:r w:rsidR="00093310" w:rsidRPr="00ED7236">
        <w:rPr>
          <w:szCs w:val="24"/>
        </w:rPr>
        <w:t>et al.</w:t>
      </w:r>
      <w:r w:rsidR="00A23C02" w:rsidRPr="00ED7236">
        <w:rPr>
          <w:szCs w:val="24"/>
        </w:rPr>
        <w:t xml:space="preserve"> 2010). Although </w:t>
      </w:r>
      <w:r w:rsidR="00A23C02" w:rsidRPr="00ED7236">
        <w:rPr>
          <w:i/>
          <w:szCs w:val="24"/>
        </w:rPr>
        <w:t>B. latro</w:t>
      </w:r>
      <w:r w:rsidR="00A23C02" w:rsidRPr="00ED7236">
        <w:rPr>
          <w:szCs w:val="24"/>
        </w:rPr>
        <w:t xml:space="preserve"> has a broad geographical range </w:t>
      </w:r>
      <w:r w:rsidR="00C32362" w:rsidRPr="00ED7236">
        <w:rPr>
          <w:szCs w:val="24"/>
        </w:rPr>
        <w:t>across</w:t>
      </w:r>
      <w:r w:rsidR="00A23C02" w:rsidRPr="00ED7236">
        <w:rPr>
          <w:szCs w:val="24"/>
        </w:rPr>
        <w:t xml:space="preserve"> the tropical Indo-Pacific region</w:t>
      </w:r>
      <w:r w:rsidR="00A23C02" w:rsidRPr="00ED7236">
        <w:rPr>
          <w:rStyle w:val="A0"/>
          <w:color w:val="auto"/>
          <w:sz w:val="24"/>
          <w:szCs w:val="24"/>
        </w:rPr>
        <w:t xml:space="preserve">, the size and distribution of the </w:t>
      </w:r>
      <w:r w:rsidR="00A23C02" w:rsidRPr="00ED7236">
        <w:rPr>
          <w:rStyle w:val="A0"/>
          <w:iCs/>
          <w:color w:val="auto"/>
          <w:sz w:val="24"/>
          <w:szCs w:val="24"/>
        </w:rPr>
        <w:t xml:space="preserve">populations </w:t>
      </w:r>
      <w:r w:rsidR="00A23C02" w:rsidRPr="00ED7236">
        <w:rPr>
          <w:szCs w:val="24"/>
          <w:lang w:eastAsia="en-GB"/>
        </w:rPr>
        <w:t xml:space="preserve">have </w:t>
      </w:r>
      <w:r w:rsidR="00C32362" w:rsidRPr="00ED7236">
        <w:rPr>
          <w:szCs w:val="24"/>
          <w:lang w:eastAsia="en-GB"/>
        </w:rPr>
        <w:t xml:space="preserve">substantially </w:t>
      </w:r>
      <w:r w:rsidR="00A23C02" w:rsidRPr="00ED7236">
        <w:rPr>
          <w:szCs w:val="24"/>
          <w:lang w:eastAsia="en-GB"/>
        </w:rPr>
        <w:t xml:space="preserve">reduced in </w:t>
      </w:r>
      <w:r w:rsidR="00C32362" w:rsidRPr="00ED7236">
        <w:rPr>
          <w:szCs w:val="24"/>
          <w:lang w:eastAsia="en-GB"/>
        </w:rPr>
        <w:t xml:space="preserve">human-inhabited </w:t>
      </w:r>
      <w:r w:rsidR="00A23C02" w:rsidRPr="00ED7236">
        <w:rPr>
          <w:szCs w:val="24"/>
          <w:lang w:eastAsia="en-GB"/>
        </w:rPr>
        <w:t xml:space="preserve">areas (Schiller 1992). </w:t>
      </w:r>
      <w:r w:rsidR="00A23C02" w:rsidRPr="00ED7236">
        <w:rPr>
          <w:szCs w:val="24"/>
        </w:rPr>
        <w:t>This</w:t>
      </w:r>
      <w:r w:rsidR="00A23C02" w:rsidRPr="00ED7236">
        <w:rPr>
          <w:rStyle w:val="A0"/>
          <w:color w:val="auto"/>
          <w:sz w:val="24"/>
          <w:szCs w:val="24"/>
        </w:rPr>
        <w:t xml:space="preserve"> decline is mostly attributed to loss of habitat</w:t>
      </w:r>
      <w:r w:rsidR="00F07908" w:rsidRPr="00ED7236">
        <w:rPr>
          <w:rStyle w:val="A0"/>
          <w:color w:val="auto"/>
          <w:sz w:val="24"/>
          <w:szCs w:val="24"/>
        </w:rPr>
        <w:t xml:space="preserve">, predation in </w:t>
      </w:r>
      <w:r w:rsidR="00D94383" w:rsidRPr="00ED7236">
        <w:rPr>
          <w:rStyle w:val="A0"/>
          <w:color w:val="auto"/>
          <w:sz w:val="24"/>
          <w:szCs w:val="24"/>
        </w:rPr>
        <w:t>juvenile</w:t>
      </w:r>
      <w:r w:rsidR="00F07908" w:rsidRPr="00ED7236">
        <w:rPr>
          <w:rStyle w:val="A0"/>
          <w:color w:val="auto"/>
          <w:sz w:val="24"/>
          <w:szCs w:val="24"/>
        </w:rPr>
        <w:t xml:space="preserve"> stages by invasive species such as rats and</w:t>
      </w:r>
      <w:r w:rsidR="00A23C02" w:rsidRPr="00ED7236">
        <w:rPr>
          <w:rStyle w:val="A0"/>
          <w:color w:val="auto"/>
          <w:sz w:val="24"/>
          <w:szCs w:val="24"/>
        </w:rPr>
        <w:t xml:space="preserve"> unmanaged harvesting for human consumption (</w:t>
      </w:r>
      <w:r w:rsidR="009B15EB" w:rsidRPr="00ED7236">
        <w:rPr>
          <w:rStyle w:val="A0"/>
          <w:color w:val="auto"/>
          <w:sz w:val="24"/>
          <w:szCs w:val="24"/>
        </w:rPr>
        <w:t>Laidre</w:t>
      </w:r>
      <w:r w:rsidR="00F07908" w:rsidRPr="00ED7236">
        <w:rPr>
          <w:rStyle w:val="A0"/>
          <w:color w:val="auto"/>
          <w:sz w:val="24"/>
          <w:szCs w:val="24"/>
        </w:rPr>
        <w:t xml:space="preserve"> 2018</w:t>
      </w:r>
      <w:r w:rsidR="00A23C02" w:rsidRPr="00ED7236">
        <w:rPr>
          <w:rStyle w:val="A0"/>
          <w:color w:val="auto"/>
          <w:sz w:val="24"/>
          <w:szCs w:val="24"/>
        </w:rPr>
        <w:t xml:space="preserve">). </w:t>
      </w:r>
      <w:r w:rsidR="00F54F2B" w:rsidRPr="00ED7236">
        <w:rPr>
          <w:rStyle w:val="A0"/>
          <w:color w:val="auto"/>
          <w:sz w:val="24"/>
          <w:szCs w:val="24"/>
        </w:rPr>
        <w:t>I</w:t>
      </w:r>
      <w:r w:rsidR="00A23C02" w:rsidRPr="00ED7236">
        <w:rPr>
          <w:szCs w:val="24"/>
        </w:rPr>
        <w:t xml:space="preserve">n the Indian Ocean the distribution </w:t>
      </w:r>
      <w:r w:rsidR="00F54F2B" w:rsidRPr="00ED7236">
        <w:rPr>
          <w:szCs w:val="24"/>
        </w:rPr>
        <w:t xml:space="preserve">of </w:t>
      </w:r>
      <w:r w:rsidR="00F54F2B" w:rsidRPr="00ED7236">
        <w:rPr>
          <w:i/>
          <w:szCs w:val="24"/>
        </w:rPr>
        <w:t xml:space="preserve">B. latro </w:t>
      </w:r>
      <w:r w:rsidR="00A23C02" w:rsidRPr="00ED7236">
        <w:rPr>
          <w:szCs w:val="24"/>
        </w:rPr>
        <w:t xml:space="preserve">is now largely confined to </w:t>
      </w:r>
      <w:commentRangeStart w:id="139"/>
      <w:commentRangeStart w:id="140"/>
      <w:r w:rsidR="00900344" w:rsidRPr="00ED7236">
        <w:rPr>
          <w:szCs w:val="24"/>
        </w:rPr>
        <w:t>three populations</w:t>
      </w:r>
      <w:commentRangeEnd w:id="139"/>
      <w:r w:rsidR="00900344">
        <w:rPr>
          <w:rStyle w:val="CommentReference"/>
        </w:rPr>
        <w:commentReference w:id="139"/>
      </w:r>
      <w:commentRangeEnd w:id="140"/>
      <w:r w:rsidR="00CA2EAF">
        <w:rPr>
          <w:rStyle w:val="CommentReference"/>
        </w:rPr>
        <w:commentReference w:id="140"/>
      </w:r>
      <w:r w:rsidR="00C32362" w:rsidRPr="00ED7236">
        <w:rPr>
          <w:szCs w:val="24"/>
        </w:rPr>
        <w:t>;</w:t>
      </w:r>
      <w:r w:rsidR="00A23C02" w:rsidRPr="00ED7236">
        <w:rPr>
          <w:szCs w:val="24"/>
        </w:rPr>
        <w:t xml:space="preserve"> Aldabra Atoll</w:t>
      </w:r>
      <w:r w:rsidR="00F54F2B" w:rsidRPr="00ED7236">
        <w:rPr>
          <w:szCs w:val="24"/>
        </w:rPr>
        <w:t xml:space="preserve"> (Seychelles),</w:t>
      </w:r>
      <w:r w:rsidR="00A23C02" w:rsidRPr="00ED7236">
        <w:rPr>
          <w:szCs w:val="24"/>
        </w:rPr>
        <w:t xml:space="preserve"> </w:t>
      </w:r>
      <w:r w:rsidR="00C32362" w:rsidRPr="00ED7236">
        <w:rPr>
          <w:szCs w:val="24"/>
        </w:rPr>
        <w:t xml:space="preserve">the </w:t>
      </w:r>
      <w:r w:rsidR="00A23C02" w:rsidRPr="00ED7236">
        <w:rPr>
          <w:szCs w:val="24"/>
        </w:rPr>
        <w:t xml:space="preserve">Chagos Archipelago </w:t>
      </w:r>
      <w:r w:rsidR="00F54F2B" w:rsidRPr="00ED7236">
        <w:rPr>
          <w:szCs w:val="24"/>
        </w:rPr>
        <w:t xml:space="preserve">(BIOT) </w:t>
      </w:r>
      <w:r w:rsidR="00A23C02" w:rsidRPr="00ED7236">
        <w:rPr>
          <w:szCs w:val="24"/>
        </w:rPr>
        <w:t>and Christmas Island (</w:t>
      </w:r>
      <w:r w:rsidR="00F54F2B" w:rsidRPr="00ED7236">
        <w:rPr>
          <w:szCs w:val="24"/>
        </w:rPr>
        <w:t xml:space="preserve">Australia; </w:t>
      </w:r>
      <w:r w:rsidR="00A23C02" w:rsidRPr="00ED7236">
        <w:rPr>
          <w:szCs w:val="24"/>
        </w:rPr>
        <w:t xml:space="preserve">Lavery </w:t>
      </w:r>
      <w:r w:rsidR="00093310" w:rsidRPr="00ED7236">
        <w:rPr>
          <w:szCs w:val="24"/>
        </w:rPr>
        <w:t>et al.</w:t>
      </w:r>
      <w:r w:rsidR="00A23C02" w:rsidRPr="00ED7236">
        <w:rPr>
          <w:szCs w:val="24"/>
        </w:rPr>
        <w:t xml:space="preserve"> 1996)</w:t>
      </w:r>
      <w:ins w:id="141" w:author="Jennifer Appoo" w:date="2019-11-26T15:59:00Z">
        <w:r w:rsidR="00B20268">
          <w:rPr>
            <w:szCs w:val="24"/>
          </w:rPr>
          <w:t xml:space="preserve"> and</w:t>
        </w:r>
        <w:r w:rsidR="00472955">
          <w:rPr>
            <w:szCs w:val="24"/>
          </w:rPr>
          <w:t xml:space="preserve"> </w:t>
        </w:r>
      </w:ins>
      <w:ins w:id="142" w:author="Jennifer Appoo" w:date="2019-11-26T16:04:00Z">
        <w:r w:rsidR="00472955">
          <w:rPr>
            <w:szCs w:val="24"/>
          </w:rPr>
          <w:t>are also found</w:t>
        </w:r>
      </w:ins>
      <w:ins w:id="143" w:author="Jennifer Appoo" w:date="2019-11-26T15:57:00Z">
        <w:r w:rsidR="00472955">
          <w:rPr>
            <w:szCs w:val="24"/>
          </w:rPr>
          <w:t xml:space="preserve"> in the </w:t>
        </w:r>
      </w:ins>
      <w:ins w:id="144" w:author="Jennifer Appoo" w:date="2019-11-26T15:59:00Z">
        <w:r w:rsidR="00472955">
          <w:rPr>
            <w:szCs w:val="24"/>
          </w:rPr>
          <w:t>Tanzania</w:t>
        </w:r>
      </w:ins>
      <w:ins w:id="145" w:author="Jennifer Appoo" w:date="2019-11-26T16:03:00Z">
        <w:r w:rsidR="00472955">
          <w:rPr>
            <w:szCs w:val="24"/>
          </w:rPr>
          <w:t>n islands</w:t>
        </w:r>
      </w:ins>
      <w:ins w:id="146" w:author="Jennifer Appoo" w:date="2019-11-26T16:00:00Z">
        <w:r w:rsidR="00472955">
          <w:rPr>
            <w:szCs w:val="24"/>
          </w:rPr>
          <w:t>; Caro &amp; Morgan 2018</w:t>
        </w:r>
      </w:ins>
      <w:ins w:id="147" w:author="Jennifer Appoo" w:date="2019-11-26T15:59:00Z">
        <w:r w:rsidR="00472955">
          <w:rPr>
            <w:szCs w:val="24"/>
          </w:rPr>
          <w:t>)</w:t>
        </w:r>
      </w:ins>
      <w:r w:rsidR="00A23C02" w:rsidRPr="00ED7236">
        <w:rPr>
          <w:szCs w:val="24"/>
        </w:rPr>
        <w:t xml:space="preserve">. </w:t>
      </w:r>
      <w:r w:rsidR="00A23C02" w:rsidRPr="00ED7236">
        <w:rPr>
          <w:i/>
          <w:szCs w:val="24"/>
        </w:rPr>
        <w:t>B</w:t>
      </w:r>
      <w:r w:rsidR="00C32362" w:rsidRPr="00ED7236">
        <w:rPr>
          <w:i/>
          <w:szCs w:val="24"/>
        </w:rPr>
        <w:t>irgus</w:t>
      </w:r>
      <w:r w:rsidR="00A23C02" w:rsidRPr="00ED7236">
        <w:rPr>
          <w:i/>
          <w:szCs w:val="24"/>
        </w:rPr>
        <w:t xml:space="preserve"> latro</w:t>
      </w:r>
      <w:r w:rsidR="00A23C02" w:rsidRPr="00ED7236">
        <w:rPr>
          <w:szCs w:val="24"/>
        </w:rPr>
        <w:t xml:space="preserve"> is locally</w:t>
      </w:r>
      <w:r w:rsidR="00093310" w:rsidRPr="00ED7236">
        <w:rPr>
          <w:szCs w:val="24"/>
        </w:rPr>
        <w:t xml:space="preserve"> extinct in Mauritius (Eldredge</w:t>
      </w:r>
      <w:r w:rsidR="00112DA3" w:rsidRPr="00ED7236">
        <w:rPr>
          <w:szCs w:val="24"/>
        </w:rPr>
        <w:t xml:space="preserve"> 1996) and</w:t>
      </w:r>
      <w:r w:rsidR="00A23C02" w:rsidRPr="00ED7236">
        <w:rPr>
          <w:szCs w:val="24"/>
        </w:rPr>
        <w:t xml:space="preserve"> is believed to no longer </w:t>
      </w:r>
      <w:r w:rsidR="00C32362" w:rsidRPr="00ED7236">
        <w:rPr>
          <w:szCs w:val="24"/>
        </w:rPr>
        <w:t xml:space="preserve">occur </w:t>
      </w:r>
      <w:r w:rsidR="00A23C02" w:rsidRPr="00ED7236">
        <w:rPr>
          <w:szCs w:val="24"/>
        </w:rPr>
        <w:t xml:space="preserve">on Mayotte and the Comoros Islands, </w:t>
      </w:r>
      <w:r w:rsidR="002F0341" w:rsidRPr="00ED7236">
        <w:rPr>
          <w:szCs w:val="24"/>
        </w:rPr>
        <w:t xml:space="preserve">although </w:t>
      </w:r>
      <w:del w:id="148" w:author="Jennifer Appoo" w:date="2019-11-26T15:40:00Z">
        <w:r w:rsidR="002F0341" w:rsidRPr="00ED7236" w:rsidDel="00772DAC">
          <w:rPr>
            <w:szCs w:val="24"/>
          </w:rPr>
          <w:delText>the species</w:delText>
        </w:r>
      </w:del>
      <w:ins w:id="149" w:author="Jennifer Appoo" w:date="2019-11-26T15:40:00Z">
        <w:r w:rsidR="00772DAC">
          <w:rPr>
            <w:szCs w:val="24"/>
          </w:rPr>
          <w:t>a few individuals</w:t>
        </w:r>
      </w:ins>
      <w:r w:rsidR="002F0341" w:rsidRPr="00ED7236">
        <w:rPr>
          <w:szCs w:val="24"/>
        </w:rPr>
        <w:t xml:space="preserve"> has recently </w:t>
      </w:r>
      <w:r w:rsidR="00772DAC" w:rsidRPr="00ED7236">
        <w:rPr>
          <w:szCs w:val="24"/>
        </w:rPr>
        <w:t xml:space="preserve">been </w:t>
      </w:r>
      <w:commentRangeStart w:id="150"/>
      <w:commentRangeStart w:id="151"/>
      <w:r w:rsidR="00B86B98" w:rsidRPr="00ED7236">
        <w:rPr>
          <w:szCs w:val="24"/>
        </w:rPr>
        <w:t xml:space="preserve">re-discovered on Glorieuse </w:t>
      </w:r>
      <w:commentRangeEnd w:id="150"/>
      <w:r w:rsidR="00B86B98">
        <w:rPr>
          <w:rStyle w:val="CommentReference"/>
        </w:rPr>
        <w:commentReference w:id="150"/>
      </w:r>
      <w:commentRangeEnd w:id="151"/>
      <w:r w:rsidR="007427A6">
        <w:rPr>
          <w:rStyle w:val="CommentReference"/>
        </w:rPr>
        <w:commentReference w:id="151"/>
      </w:r>
      <w:r w:rsidR="002F0341" w:rsidRPr="00ED7236">
        <w:rPr>
          <w:szCs w:val="24"/>
        </w:rPr>
        <w:t xml:space="preserve">for the first </w:t>
      </w:r>
      <w:r w:rsidR="002F0341" w:rsidRPr="00ED7236">
        <w:rPr>
          <w:szCs w:val="24"/>
        </w:rPr>
        <w:lastRenderedPageBreak/>
        <w:t xml:space="preserve">time in more than a century (Poupin et al. 2013). </w:t>
      </w:r>
      <w:r w:rsidR="002F0341" w:rsidRPr="00ED7236">
        <w:rPr>
          <w:rFonts w:eastAsia="AdvTTf27234c6"/>
          <w:szCs w:val="24"/>
        </w:rPr>
        <w:t xml:space="preserve">In the Seychelles, </w:t>
      </w:r>
      <w:r w:rsidR="002F0341" w:rsidRPr="00ED7236">
        <w:rPr>
          <w:rFonts w:eastAsia="AdvTTf27234c6"/>
          <w:i/>
          <w:szCs w:val="24"/>
        </w:rPr>
        <w:t>B.</w:t>
      </w:r>
      <w:r w:rsidR="00F54F2B" w:rsidRPr="00ED7236">
        <w:rPr>
          <w:rFonts w:eastAsia="AdvTTf27234c6"/>
          <w:i/>
          <w:szCs w:val="24"/>
        </w:rPr>
        <w:t xml:space="preserve"> </w:t>
      </w:r>
      <w:r w:rsidR="002F0341" w:rsidRPr="00ED7236">
        <w:rPr>
          <w:rFonts w:eastAsia="AdvTTf27234c6"/>
          <w:i/>
          <w:szCs w:val="24"/>
        </w:rPr>
        <w:t>latro</w:t>
      </w:r>
      <w:r w:rsidR="002F0341" w:rsidRPr="00ED7236">
        <w:rPr>
          <w:rFonts w:eastAsia="AdvTTf27234c6"/>
          <w:szCs w:val="24"/>
        </w:rPr>
        <w:t xml:space="preserve"> has been historically overexploited for food on the granitic inner islands and inhabited outer islands. With the exception of Aldabra Atoll, </w:t>
      </w:r>
      <w:r w:rsidR="002F0341" w:rsidRPr="00ED7236">
        <w:rPr>
          <w:rFonts w:eastAsia="AdvTTf27234c6"/>
          <w:i/>
          <w:szCs w:val="24"/>
        </w:rPr>
        <w:t>B.</w:t>
      </w:r>
      <w:r w:rsidR="00737C31" w:rsidRPr="00ED7236">
        <w:rPr>
          <w:rFonts w:eastAsia="AdvTTf27234c6"/>
          <w:i/>
          <w:szCs w:val="24"/>
        </w:rPr>
        <w:t xml:space="preserve"> </w:t>
      </w:r>
      <w:r w:rsidR="002F0341" w:rsidRPr="00ED7236">
        <w:rPr>
          <w:rFonts w:eastAsia="AdvTTf27234c6"/>
          <w:i/>
          <w:szCs w:val="24"/>
        </w:rPr>
        <w:t>latro</w:t>
      </w:r>
      <w:r w:rsidR="002F0341" w:rsidRPr="00ED7236">
        <w:rPr>
          <w:rFonts w:eastAsia="AdvTTf27234c6"/>
          <w:szCs w:val="24"/>
        </w:rPr>
        <w:t xml:space="preserve"> occurs throughout </w:t>
      </w:r>
      <w:r w:rsidR="00737C31" w:rsidRPr="00ED7236">
        <w:rPr>
          <w:rFonts w:eastAsia="AdvTTf27234c6"/>
          <w:szCs w:val="24"/>
        </w:rPr>
        <w:t xml:space="preserve">the </w:t>
      </w:r>
      <w:r w:rsidR="002F0341" w:rsidRPr="00ED7236">
        <w:rPr>
          <w:rFonts w:eastAsia="AdvTTf27234c6"/>
          <w:szCs w:val="24"/>
        </w:rPr>
        <w:t xml:space="preserve">Seychelles in low incidence with recent opportunistic records on two </w:t>
      </w:r>
      <w:commentRangeStart w:id="152"/>
      <w:r w:rsidR="00B9421C" w:rsidRPr="00ED7236">
        <w:rPr>
          <w:rFonts w:eastAsia="AdvTTf27234c6"/>
          <w:szCs w:val="24"/>
        </w:rPr>
        <w:t>granitic</w:t>
      </w:r>
      <w:commentRangeEnd w:id="152"/>
      <w:r w:rsidR="00B9421C">
        <w:rPr>
          <w:rStyle w:val="CommentReference"/>
        </w:rPr>
        <w:commentReference w:id="152"/>
      </w:r>
      <w:r w:rsidR="002F0341" w:rsidRPr="00ED7236">
        <w:rPr>
          <w:rFonts w:eastAsia="AdvTTf27234c6"/>
          <w:szCs w:val="24"/>
        </w:rPr>
        <w:t xml:space="preserve"> </w:t>
      </w:r>
      <w:r w:rsidR="00AC7355" w:rsidRPr="00ED7236">
        <w:rPr>
          <w:rFonts w:eastAsia="AdvTTf27234c6"/>
          <w:szCs w:val="24"/>
        </w:rPr>
        <w:t xml:space="preserve">islands </w:t>
      </w:r>
      <w:commentRangeStart w:id="153"/>
      <w:commentRangeEnd w:id="153"/>
      <w:r w:rsidR="00AC7355">
        <w:rPr>
          <w:rStyle w:val="CommentReference"/>
        </w:rPr>
        <w:commentReference w:id="153"/>
      </w:r>
      <w:commentRangeStart w:id="154"/>
      <w:commentRangeEnd w:id="154"/>
      <w:r w:rsidR="00AC7355">
        <w:rPr>
          <w:rStyle w:val="CommentReference"/>
        </w:rPr>
        <w:commentReference w:id="154"/>
      </w:r>
      <w:r w:rsidR="00C36F19" w:rsidRPr="00ED7236">
        <w:rPr>
          <w:szCs w:val="24"/>
        </w:rPr>
        <w:t xml:space="preserve">and </w:t>
      </w:r>
      <w:ins w:id="155" w:author="Jennifer Appoo" w:date="2019-11-28T10:15:00Z">
        <w:r w:rsidR="001D2334">
          <w:rPr>
            <w:szCs w:val="24"/>
          </w:rPr>
          <w:t xml:space="preserve">the species </w:t>
        </w:r>
      </w:ins>
      <w:r w:rsidR="00C36F19" w:rsidRPr="00ED7236">
        <w:rPr>
          <w:szCs w:val="24"/>
        </w:rPr>
        <w:t>has only been occasionally recorded on some of the outer Seychelles islands</w:t>
      </w:r>
      <w:r w:rsidR="002F0341" w:rsidRPr="00ED7236">
        <w:rPr>
          <w:rFonts w:eastAsia="AdvTTf27234c6"/>
          <w:szCs w:val="24"/>
        </w:rPr>
        <w:t xml:space="preserve"> </w:t>
      </w:r>
      <w:r w:rsidR="002F0341" w:rsidRPr="00ED7236">
        <w:rPr>
          <w:szCs w:val="24"/>
        </w:rPr>
        <w:t>(Poupin et al. 2013</w:t>
      </w:r>
      <w:r w:rsidR="00E75725" w:rsidRPr="00ED7236">
        <w:rPr>
          <w:szCs w:val="24"/>
        </w:rPr>
        <w:t>)</w:t>
      </w:r>
      <w:commentRangeStart w:id="156"/>
      <w:commentRangeEnd w:id="156"/>
      <w:r w:rsidR="00E75725">
        <w:rPr>
          <w:rStyle w:val="CommentReference"/>
        </w:rPr>
        <w:commentReference w:id="156"/>
      </w:r>
      <w:commentRangeStart w:id="157"/>
      <w:commentRangeEnd w:id="157"/>
      <w:r w:rsidR="00ED3BCD">
        <w:rPr>
          <w:rStyle w:val="CommentReference"/>
        </w:rPr>
        <w:commentReference w:id="157"/>
      </w:r>
      <w:r w:rsidR="002F0341" w:rsidRPr="00ED7236">
        <w:rPr>
          <w:rFonts w:eastAsia="AdvTTf27234c6"/>
          <w:szCs w:val="24"/>
        </w:rPr>
        <w:t>.</w:t>
      </w:r>
      <w:r w:rsidR="00A23C02" w:rsidRPr="00ED7236">
        <w:rPr>
          <w:szCs w:val="24"/>
        </w:rPr>
        <w:t xml:space="preserve"> </w:t>
      </w:r>
      <w:ins w:id="158" w:author="Jennifer Appoo" w:date="2019-11-26T16:18:00Z">
        <w:r w:rsidR="00822891">
          <w:rPr>
            <w:szCs w:val="24"/>
          </w:rPr>
          <w:t xml:space="preserve">Very little is, however, known </w:t>
        </w:r>
        <w:r w:rsidR="00822891" w:rsidRPr="00ED7236">
          <w:rPr>
            <w:rFonts w:eastAsia="AdvTTf27234c6"/>
            <w:szCs w:val="24"/>
          </w:rPr>
          <w:t>on the species’ life-history, behaviour and ecological requirements limit</w:t>
        </w:r>
        <w:r w:rsidR="00822891">
          <w:rPr>
            <w:rFonts w:eastAsia="AdvTTf27234c6"/>
            <w:szCs w:val="24"/>
          </w:rPr>
          <w:t xml:space="preserve">ing </w:t>
        </w:r>
        <w:r w:rsidR="00822891" w:rsidRPr="00ED7236">
          <w:rPr>
            <w:rFonts w:eastAsia="AdvTTf27234c6"/>
            <w:szCs w:val="24"/>
          </w:rPr>
          <w:t>assess</w:t>
        </w:r>
        <w:r w:rsidR="00822891">
          <w:rPr>
            <w:rFonts w:eastAsia="AdvTTf27234c6"/>
            <w:szCs w:val="24"/>
          </w:rPr>
          <w:t>ment of</w:t>
        </w:r>
        <w:r w:rsidR="00822891" w:rsidRPr="00ED7236">
          <w:rPr>
            <w:rFonts w:eastAsia="AdvTTf27234c6"/>
            <w:szCs w:val="24"/>
          </w:rPr>
          <w:t xml:space="preserve"> its </w:t>
        </w:r>
      </w:ins>
      <w:ins w:id="159" w:author="Jennifer Appoo" w:date="2019-11-29T08:35:00Z">
        <w:r w:rsidR="00BE288A">
          <w:rPr>
            <w:rFonts w:eastAsia="AdvTTf27234c6"/>
            <w:szCs w:val="24"/>
          </w:rPr>
          <w:t>Red L</w:t>
        </w:r>
      </w:ins>
      <w:ins w:id="160" w:author="Jennifer Appoo" w:date="2019-11-26T16:34:00Z">
        <w:r w:rsidR="00A012A8">
          <w:rPr>
            <w:rFonts w:eastAsia="AdvTTf27234c6"/>
            <w:szCs w:val="24"/>
          </w:rPr>
          <w:t xml:space="preserve">ist </w:t>
        </w:r>
      </w:ins>
      <w:ins w:id="161" w:author="Jennifer Appoo" w:date="2019-11-26T16:18:00Z">
        <w:r w:rsidR="00822891" w:rsidRPr="00ED7236">
          <w:rPr>
            <w:rFonts w:eastAsia="AdvTTf27234c6"/>
            <w:szCs w:val="24"/>
          </w:rPr>
          <w:t>status and develop</w:t>
        </w:r>
        <w:r w:rsidR="00822891">
          <w:rPr>
            <w:rFonts w:eastAsia="AdvTTf27234c6"/>
            <w:szCs w:val="24"/>
          </w:rPr>
          <w:t>ment of</w:t>
        </w:r>
      </w:ins>
      <w:ins w:id="162" w:author="Jennifer Appoo" w:date="2019-11-26T17:34:00Z">
        <w:r w:rsidR="00FA7438">
          <w:rPr>
            <w:rFonts w:eastAsia="AdvTTf27234c6"/>
            <w:szCs w:val="24"/>
          </w:rPr>
          <w:t xml:space="preserve"> </w:t>
        </w:r>
      </w:ins>
      <w:commentRangeStart w:id="163"/>
      <w:commentRangeStart w:id="164"/>
      <w:del w:id="165" w:author="Jennifer Appoo" w:date="2019-11-26T17:34:00Z">
        <w:r w:rsidR="00FA7438" w:rsidRPr="00ED7236" w:rsidDel="00FA7438">
          <w:rPr>
            <w:rFonts w:eastAsia="AdvTTf27234c6"/>
            <w:szCs w:val="24"/>
          </w:rPr>
          <w:delText xml:space="preserve">Information on the species’ life-history, behaviour and ecological requirements is too limited to assess its status and develop </w:delText>
        </w:r>
      </w:del>
      <w:r w:rsidR="00FA7438" w:rsidRPr="00ED7236">
        <w:rPr>
          <w:rFonts w:eastAsia="AdvTTf27234c6"/>
          <w:szCs w:val="24"/>
        </w:rPr>
        <w:t>potential conservation measures (Drew et al. 2010).</w:t>
      </w:r>
      <w:commentRangeEnd w:id="163"/>
      <w:r w:rsidR="00FA7438">
        <w:rPr>
          <w:rStyle w:val="CommentReference"/>
        </w:rPr>
        <w:commentReference w:id="163"/>
      </w:r>
      <w:commentRangeEnd w:id="164"/>
      <w:r w:rsidR="008D2D4E">
        <w:rPr>
          <w:rStyle w:val="CommentReference"/>
        </w:rPr>
        <w:commentReference w:id="164"/>
      </w:r>
    </w:p>
    <w:p w14:paraId="16767A77" w14:textId="21A9A1A0" w:rsidR="00A23C02" w:rsidRPr="00ED7236" w:rsidRDefault="00C00199" w:rsidP="002F0817">
      <w:pPr>
        <w:autoSpaceDE w:val="0"/>
        <w:autoSpaceDN w:val="0"/>
        <w:adjustRightInd w:val="0"/>
        <w:spacing w:after="0" w:line="480" w:lineRule="auto"/>
        <w:ind w:firstLine="720"/>
        <w:jc w:val="both"/>
        <w:rPr>
          <w:szCs w:val="24"/>
        </w:rPr>
      </w:pPr>
      <w:ins w:id="166" w:author="Jennifer Appoo" w:date="2019-11-26T16:22:00Z">
        <w:r>
          <w:rPr>
            <w:szCs w:val="24"/>
          </w:rPr>
          <w:t xml:space="preserve">Where they do occur, </w:t>
        </w:r>
      </w:ins>
      <w:r w:rsidR="00A23C02" w:rsidRPr="00ED7236">
        <w:rPr>
          <w:i/>
          <w:szCs w:val="24"/>
        </w:rPr>
        <w:t>B</w:t>
      </w:r>
      <w:r w:rsidR="00236465" w:rsidRPr="00ED7236">
        <w:rPr>
          <w:i/>
          <w:szCs w:val="24"/>
        </w:rPr>
        <w:t>irgus</w:t>
      </w:r>
      <w:r w:rsidR="00A23C02" w:rsidRPr="00ED7236">
        <w:rPr>
          <w:i/>
          <w:szCs w:val="24"/>
        </w:rPr>
        <w:t xml:space="preserve"> latro</w:t>
      </w:r>
      <w:r w:rsidR="00A23C02" w:rsidRPr="00ED7236">
        <w:rPr>
          <w:szCs w:val="24"/>
        </w:rPr>
        <w:t xml:space="preserve"> </w:t>
      </w:r>
      <w:del w:id="167" w:author="Jennifer Appoo" w:date="2019-11-26T16:22:00Z">
        <w:r w:rsidR="00374B77" w:rsidRPr="00ED7236" w:rsidDel="00C00199">
          <w:rPr>
            <w:szCs w:val="24"/>
          </w:rPr>
          <w:delText xml:space="preserve">has </w:delText>
        </w:r>
      </w:del>
      <w:ins w:id="168" w:author="Jennifer Appoo" w:date="2019-11-26T16:22:00Z">
        <w:r>
          <w:rPr>
            <w:szCs w:val="24"/>
          </w:rPr>
          <w:t xml:space="preserve">plays an </w:t>
        </w:r>
      </w:ins>
      <w:r w:rsidR="00374B77" w:rsidRPr="00ED7236">
        <w:rPr>
          <w:szCs w:val="24"/>
        </w:rPr>
        <w:t xml:space="preserve">important </w:t>
      </w:r>
      <w:r w:rsidR="00A23C02" w:rsidRPr="00ED7236">
        <w:rPr>
          <w:szCs w:val="24"/>
        </w:rPr>
        <w:t xml:space="preserve">ecological </w:t>
      </w:r>
      <w:r w:rsidR="00374B77" w:rsidRPr="00ED7236">
        <w:rPr>
          <w:szCs w:val="24"/>
        </w:rPr>
        <w:t>role</w:t>
      </w:r>
      <w:del w:id="169" w:author="Jennifer Appoo" w:date="2019-11-26T16:22:00Z">
        <w:r w:rsidR="002B3104" w:rsidRPr="00ED7236" w:rsidDel="00C00199">
          <w:rPr>
            <w:szCs w:val="24"/>
          </w:rPr>
          <w:delText>s</w:delText>
        </w:r>
      </w:del>
      <w:r w:rsidR="00A23C02" w:rsidRPr="00ED7236">
        <w:rPr>
          <w:szCs w:val="24"/>
        </w:rPr>
        <w:t xml:space="preserve"> on isla</w:t>
      </w:r>
      <w:r w:rsidR="00C86B69" w:rsidRPr="00ED7236">
        <w:rPr>
          <w:szCs w:val="24"/>
        </w:rPr>
        <w:t>nd ecosystems (Paulay &amp; Starmer</w:t>
      </w:r>
      <w:r w:rsidR="00A23C02" w:rsidRPr="00ED7236">
        <w:rPr>
          <w:szCs w:val="24"/>
        </w:rPr>
        <w:t xml:space="preserve"> 2011</w:t>
      </w:r>
      <w:r w:rsidR="00986CE2" w:rsidRPr="00ED7236">
        <w:rPr>
          <w:szCs w:val="24"/>
        </w:rPr>
        <w:t>,</w:t>
      </w:r>
      <w:r w:rsidR="0010156E" w:rsidRPr="00ED7236">
        <w:rPr>
          <w:szCs w:val="24"/>
        </w:rPr>
        <w:t xml:space="preserve"> </w:t>
      </w:r>
      <w:r w:rsidR="00C86B69" w:rsidRPr="00ED7236">
        <w:rPr>
          <w:szCs w:val="24"/>
        </w:rPr>
        <w:t>Laidre</w:t>
      </w:r>
      <w:r w:rsidR="0010156E" w:rsidRPr="00ED7236">
        <w:rPr>
          <w:szCs w:val="24"/>
        </w:rPr>
        <w:t xml:space="preserve"> 2017</w:t>
      </w:r>
      <w:r w:rsidR="00A23C02" w:rsidRPr="00ED7236">
        <w:rPr>
          <w:szCs w:val="24"/>
        </w:rPr>
        <w:t xml:space="preserve">). </w:t>
      </w:r>
      <w:r w:rsidR="00737C31" w:rsidRPr="00ED7236">
        <w:rPr>
          <w:szCs w:val="24"/>
        </w:rPr>
        <w:t>Being h</w:t>
      </w:r>
      <w:r w:rsidR="00D16D3E" w:rsidRPr="00ED7236">
        <w:rPr>
          <w:szCs w:val="24"/>
        </w:rPr>
        <w:t>ighly omnivorous</w:t>
      </w:r>
      <w:r w:rsidR="00B77EBB" w:rsidRPr="00ED7236">
        <w:rPr>
          <w:szCs w:val="24"/>
        </w:rPr>
        <w:t xml:space="preserve">, </w:t>
      </w:r>
      <w:r w:rsidR="00B77EBB" w:rsidRPr="00ED7236">
        <w:rPr>
          <w:i/>
          <w:szCs w:val="24"/>
        </w:rPr>
        <w:t>B. latro</w:t>
      </w:r>
      <w:r w:rsidR="00B77EBB" w:rsidRPr="00C00199">
        <w:rPr>
          <w:szCs w:val="24"/>
        </w:rPr>
        <w:t xml:space="preserve"> </w:t>
      </w:r>
      <w:r w:rsidR="00B77EBB" w:rsidRPr="00ED7236">
        <w:rPr>
          <w:szCs w:val="24"/>
        </w:rPr>
        <w:t>feeds</w:t>
      </w:r>
      <w:r w:rsidR="00D16D3E" w:rsidRPr="00ED7236">
        <w:rPr>
          <w:szCs w:val="24"/>
        </w:rPr>
        <w:t xml:space="preserve"> on a variety of plants and animals</w:t>
      </w:r>
      <w:r w:rsidR="00690970" w:rsidRPr="00ED7236">
        <w:rPr>
          <w:szCs w:val="24"/>
        </w:rPr>
        <w:t xml:space="preserve"> </w:t>
      </w:r>
      <w:r w:rsidR="00DB7D60" w:rsidRPr="00ED7236">
        <w:rPr>
          <w:szCs w:val="24"/>
        </w:rPr>
        <w:t>and actively scavenge</w:t>
      </w:r>
      <w:r w:rsidR="00737C31" w:rsidRPr="00ED7236">
        <w:rPr>
          <w:szCs w:val="24"/>
        </w:rPr>
        <w:t>s</w:t>
      </w:r>
      <w:r w:rsidR="00DB7D60" w:rsidRPr="00ED7236">
        <w:rPr>
          <w:szCs w:val="24"/>
        </w:rPr>
        <w:t xml:space="preserve"> </w:t>
      </w:r>
      <w:r w:rsidR="00690970" w:rsidRPr="00ED7236">
        <w:rPr>
          <w:szCs w:val="24"/>
        </w:rPr>
        <w:t>(K</w:t>
      </w:r>
      <w:r w:rsidR="00555934" w:rsidRPr="00ED7236">
        <w:rPr>
          <w:szCs w:val="24"/>
        </w:rPr>
        <w:t>rieger et al.</w:t>
      </w:r>
      <w:r w:rsidR="00690970" w:rsidRPr="00ED7236">
        <w:rPr>
          <w:szCs w:val="24"/>
        </w:rPr>
        <w:t xml:space="preserve"> 2016)</w:t>
      </w:r>
      <w:r w:rsidR="00D16D3E" w:rsidRPr="00ED7236">
        <w:rPr>
          <w:szCs w:val="24"/>
        </w:rPr>
        <w:t xml:space="preserve">. </w:t>
      </w:r>
      <w:r w:rsidR="00A23C02" w:rsidRPr="00ED7236">
        <w:rPr>
          <w:szCs w:val="24"/>
        </w:rPr>
        <w:t xml:space="preserve">As scavengers they </w:t>
      </w:r>
      <w:r w:rsidR="00236465" w:rsidRPr="00ED7236">
        <w:rPr>
          <w:szCs w:val="24"/>
        </w:rPr>
        <w:t xml:space="preserve">remove </w:t>
      </w:r>
      <w:r w:rsidR="00207B68" w:rsidRPr="00ED7236">
        <w:rPr>
          <w:szCs w:val="24"/>
        </w:rPr>
        <w:t>rotting material</w:t>
      </w:r>
      <w:r w:rsidR="00DC67DE" w:rsidRPr="00ED7236">
        <w:rPr>
          <w:szCs w:val="24"/>
        </w:rPr>
        <w:t>,</w:t>
      </w:r>
      <w:r w:rsidR="00A23C02" w:rsidRPr="00ED7236">
        <w:rPr>
          <w:szCs w:val="24"/>
        </w:rPr>
        <w:t xml:space="preserve"> help to de</w:t>
      </w:r>
      <w:r w:rsidR="00207B68" w:rsidRPr="00ED7236">
        <w:rPr>
          <w:szCs w:val="24"/>
        </w:rPr>
        <w:t>compose leaf litter</w:t>
      </w:r>
      <w:r w:rsidR="00DC67DE" w:rsidRPr="00ED7236">
        <w:rPr>
          <w:szCs w:val="24"/>
        </w:rPr>
        <w:t xml:space="preserve"> and t</w:t>
      </w:r>
      <w:r w:rsidR="00207B68" w:rsidRPr="00ED7236">
        <w:rPr>
          <w:szCs w:val="24"/>
        </w:rPr>
        <w:t>heir consumption of seeds and seedlings control plant numbers</w:t>
      </w:r>
      <w:r w:rsidR="001F4A50" w:rsidRPr="00ED7236">
        <w:rPr>
          <w:szCs w:val="24"/>
        </w:rPr>
        <w:t xml:space="preserve"> (Alexander 1979)</w:t>
      </w:r>
      <w:r w:rsidR="00DC67DE" w:rsidRPr="00ED7236">
        <w:rPr>
          <w:szCs w:val="24"/>
        </w:rPr>
        <w:t>.</w:t>
      </w:r>
      <w:r w:rsidR="00737C31" w:rsidRPr="00ED7236">
        <w:rPr>
          <w:szCs w:val="24"/>
        </w:rPr>
        <w:t xml:space="preserve"> </w:t>
      </w:r>
      <w:commentRangeStart w:id="170"/>
      <w:commentRangeStart w:id="171"/>
      <w:del w:id="172" w:author="Jennifer Appoo" w:date="2019-11-28T10:02:00Z">
        <w:r w:rsidR="00BE2489" w:rsidRPr="00ED7236" w:rsidDel="00BE2489">
          <w:rPr>
            <w:szCs w:val="24"/>
          </w:rPr>
          <w:delText>As a consequence</w:delText>
        </w:r>
        <w:commentRangeEnd w:id="170"/>
        <w:r w:rsidR="00BE2489" w:rsidDel="00BE2489">
          <w:rPr>
            <w:rStyle w:val="CommentReference"/>
          </w:rPr>
          <w:commentReference w:id="170"/>
        </w:r>
      </w:del>
      <w:commentRangeEnd w:id="171"/>
      <w:r w:rsidR="00900344">
        <w:rPr>
          <w:rStyle w:val="CommentReference"/>
        </w:rPr>
        <w:commentReference w:id="171"/>
      </w:r>
      <w:del w:id="173" w:author="Jennifer Appoo" w:date="2019-11-26T16:24:00Z">
        <w:r w:rsidR="00737C31" w:rsidRPr="00ED7236" w:rsidDel="00C00199">
          <w:rPr>
            <w:szCs w:val="24"/>
          </w:rPr>
          <w:delText xml:space="preserve">, </w:delText>
        </w:r>
      </w:del>
      <w:ins w:id="174" w:author="Jennifer Appoo" w:date="2019-11-26T16:32:00Z">
        <w:r w:rsidR="00F122E2">
          <w:rPr>
            <w:szCs w:val="24"/>
          </w:rPr>
          <w:t xml:space="preserve">As they breed by means of marine larvae, </w:t>
        </w:r>
      </w:ins>
      <w:r w:rsidR="00737C31" w:rsidRPr="00ED7236">
        <w:rPr>
          <w:szCs w:val="24"/>
        </w:rPr>
        <w:t>the species contributes to the transfer of energy and material between sea and land.</w:t>
      </w:r>
      <w:r w:rsidR="00207B68" w:rsidRPr="00ED7236">
        <w:rPr>
          <w:szCs w:val="24"/>
        </w:rPr>
        <w:t xml:space="preserve"> </w:t>
      </w:r>
      <w:r w:rsidR="00A10018" w:rsidRPr="00ED7236">
        <w:rPr>
          <w:i/>
          <w:szCs w:val="24"/>
        </w:rPr>
        <w:t>B</w:t>
      </w:r>
      <w:r w:rsidR="00737C31" w:rsidRPr="00ED7236">
        <w:rPr>
          <w:i/>
          <w:szCs w:val="24"/>
        </w:rPr>
        <w:t>irgus</w:t>
      </w:r>
      <w:r w:rsidR="00A10018" w:rsidRPr="00ED7236">
        <w:rPr>
          <w:i/>
          <w:szCs w:val="24"/>
        </w:rPr>
        <w:t xml:space="preserve"> latro</w:t>
      </w:r>
      <w:r w:rsidR="00A10018" w:rsidRPr="00ED7236">
        <w:rPr>
          <w:szCs w:val="24"/>
        </w:rPr>
        <w:t xml:space="preserve"> </w:t>
      </w:r>
      <w:del w:id="175" w:author="Jennifer Appoo" w:date="2019-11-26T16:24:00Z">
        <w:r w:rsidR="00A10018" w:rsidRPr="00ED7236" w:rsidDel="00C00199">
          <w:rPr>
            <w:szCs w:val="24"/>
          </w:rPr>
          <w:delText xml:space="preserve">has </w:delText>
        </w:r>
      </w:del>
      <w:r w:rsidR="00A10018" w:rsidRPr="00ED7236">
        <w:rPr>
          <w:szCs w:val="24"/>
        </w:rPr>
        <w:t xml:space="preserve">also </w:t>
      </w:r>
      <w:del w:id="176" w:author="Jennifer Appoo" w:date="2019-11-26T16:24:00Z">
        <w:r w:rsidR="00A10018" w:rsidRPr="00ED7236" w:rsidDel="00C00199">
          <w:rPr>
            <w:szCs w:val="24"/>
          </w:rPr>
          <w:delText>been observed</w:delText>
        </w:r>
      </w:del>
      <w:ins w:id="177" w:author="Jennifer Appoo" w:date="2019-11-26T16:24:00Z">
        <w:r>
          <w:rPr>
            <w:szCs w:val="24"/>
          </w:rPr>
          <w:t>actively</w:t>
        </w:r>
      </w:ins>
      <w:r w:rsidR="00A10018" w:rsidRPr="00ED7236">
        <w:rPr>
          <w:szCs w:val="24"/>
        </w:rPr>
        <w:t xml:space="preserve"> hunt</w:t>
      </w:r>
      <w:del w:id="178" w:author="Jennifer Appoo" w:date="2019-11-26T16:24:00Z">
        <w:r w:rsidR="00A10018" w:rsidRPr="00ED7236" w:rsidDel="00C00199">
          <w:rPr>
            <w:szCs w:val="24"/>
          </w:rPr>
          <w:delText>ing</w:delText>
        </w:r>
      </w:del>
      <w:r w:rsidR="00FF123C" w:rsidRPr="00ED7236">
        <w:rPr>
          <w:szCs w:val="24"/>
        </w:rPr>
        <w:t xml:space="preserve"> (Krieger et al. 2016, Laidre 2017)</w:t>
      </w:r>
      <w:r w:rsidR="00A10018" w:rsidRPr="00ED7236">
        <w:rPr>
          <w:szCs w:val="24"/>
        </w:rPr>
        <w:t>, suggesting they</w:t>
      </w:r>
      <w:r w:rsidR="008B6947" w:rsidRPr="00ED7236">
        <w:rPr>
          <w:szCs w:val="24"/>
        </w:rPr>
        <w:t xml:space="preserve"> </w:t>
      </w:r>
      <w:r w:rsidR="00A10018" w:rsidRPr="00ED7236">
        <w:rPr>
          <w:szCs w:val="24"/>
        </w:rPr>
        <w:t>may function as top predators in their island ecosystems (Laidre</w:t>
      </w:r>
      <w:del w:id="179" w:author="Jennifer Appoo" w:date="2019-11-26T17:31:00Z">
        <w:r w:rsidR="00A10018" w:rsidRPr="00ED7236" w:rsidDel="005E4C78">
          <w:rPr>
            <w:szCs w:val="24"/>
          </w:rPr>
          <w:delText>,</w:delText>
        </w:r>
      </w:del>
      <w:r w:rsidR="00A10018" w:rsidRPr="00ED7236">
        <w:rPr>
          <w:szCs w:val="24"/>
        </w:rPr>
        <w:t xml:space="preserve"> 2018)</w:t>
      </w:r>
      <w:r w:rsidR="00CB3369" w:rsidRPr="00ED7236">
        <w:rPr>
          <w:szCs w:val="24"/>
        </w:rPr>
        <w:t xml:space="preserve">. Furthermore, </w:t>
      </w:r>
      <w:r w:rsidR="00737C31" w:rsidRPr="00ED7236">
        <w:rPr>
          <w:szCs w:val="24"/>
        </w:rPr>
        <w:t xml:space="preserve">juvenile </w:t>
      </w:r>
      <w:r w:rsidR="00CB3369" w:rsidRPr="00ED7236">
        <w:rPr>
          <w:i/>
          <w:szCs w:val="24"/>
        </w:rPr>
        <w:t>B. latro</w:t>
      </w:r>
      <w:r w:rsidR="00CB3369" w:rsidRPr="00ED7236">
        <w:rPr>
          <w:szCs w:val="24"/>
        </w:rPr>
        <w:t xml:space="preserve"> are a food source for birds and contribute to soil aeration and erosion through their burrowing activities (Alexander 1979).</w:t>
      </w:r>
      <w:r w:rsidR="000A4CF3" w:rsidRPr="00ED7236">
        <w:rPr>
          <w:szCs w:val="24"/>
        </w:rPr>
        <w:t xml:space="preserve"> </w:t>
      </w:r>
    </w:p>
    <w:p w14:paraId="5A44E26C" w14:textId="418A354A" w:rsidR="00A23C02" w:rsidRDefault="00687C76" w:rsidP="00B47281">
      <w:pPr>
        <w:autoSpaceDE w:val="0"/>
        <w:autoSpaceDN w:val="0"/>
        <w:adjustRightInd w:val="0"/>
        <w:spacing w:after="0" w:line="480" w:lineRule="auto"/>
        <w:ind w:firstLine="720"/>
        <w:jc w:val="both"/>
        <w:rPr>
          <w:ins w:id="180" w:author="Jennifer Appoo" w:date="2019-11-26T17:50:00Z"/>
          <w:rFonts w:eastAsia="AdvTTf27234c6"/>
          <w:szCs w:val="24"/>
        </w:rPr>
      </w:pPr>
      <w:r w:rsidRPr="00ED7236">
        <w:rPr>
          <w:szCs w:val="24"/>
        </w:rPr>
        <w:t>On</w:t>
      </w:r>
      <w:r w:rsidR="00A23C02" w:rsidRPr="00ED7236">
        <w:rPr>
          <w:szCs w:val="24"/>
        </w:rPr>
        <w:t xml:space="preserve"> Aldabra</w:t>
      </w:r>
      <w:del w:id="181" w:author="Jennifer Appoo" w:date="2019-11-26T16:35:00Z">
        <w:r w:rsidR="00A23C02" w:rsidRPr="00ED7236" w:rsidDel="00541914">
          <w:rPr>
            <w:szCs w:val="24"/>
          </w:rPr>
          <w:delText xml:space="preserve"> Atoll</w:delText>
        </w:r>
      </w:del>
      <w:r w:rsidR="00737C31" w:rsidRPr="00ED7236">
        <w:rPr>
          <w:szCs w:val="24"/>
        </w:rPr>
        <w:t>,</w:t>
      </w:r>
      <w:r w:rsidR="00A23C02" w:rsidRPr="00ED7236">
        <w:rPr>
          <w:szCs w:val="24"/>
        </w:rPr>
        <w:t xml:space="preserve"> </w:t>
      </w:r>
      <w:r w:rsidR="00737C31" w:rsidRPr="00ED7236">
        <w:rPr>
          <w:i/>
          <w:szCs w:val="24"/>
        </w:rPr>
        <w:t>B. latro</w:t>
      </w:r>
      <w:r w:rsidR="00A23C02" w:rsidRPr="00ED7236">
        <w:rPr>
          <w:szCs w:val="24"/>
        </w:rPr>
        <w:t xml:space="preserve"> has benefited from complete protection since </w:t>
      </w:r>
      <w:del w:id="182" w:author="Jennifer Appoo" w:date="2019-11-26T16:36:00Z">
        <w:r w:rsidR="00A23C02" w:rsidRPr="00ED7236" w:rsidDel="00541914">
          <w:rPr>
            <w:szCs w:val="24"/>
          </w:rPr>
          <w:delText xml:space="preserve">Aldabra's </w:delText>
        </w:r>
      </w:del>
      <w:ins w:id="183" w:author="Jennifer Appoo" w:date="2019-11-26T16:36:00Z">
        <w:r w:rsidR="00541914">
          <w:rPr>
            <w:szCs w:val="24"/>
          </w:rPr>
          <w:t>the atoll’s</w:t>
        </w:r>
        <w:r w:rsidR="00541914" w:rsidRPr="00ED7236">
          <w:rPr>
            <w:szCs w:val="24"/>
          </w:rPr>
          <w:t xml:space="preserve"> </w:t>
        </w:r>
      </w:ins>
      <w:r w:rsidR="00A23C02" w:rsidRPr="00ED7236">
        <w:rPr>
          <w:szCs w:val="24"/>
        </w:rPr>
        <w:t xml:space="preserve">designation as a </w:t>
      </w:r>
      <w:r w:rsidR="00236465" w:rsidRPr="00ED7236">
        <w:rPr>
          <w:szCs w:val="24"/>
        </w:rPr>
        <w:t>S</w:t>
      </w:r>
      <w:r w:rsidR="00A23C02" w:rsidRPr="00ED7236">
        <w:rPr>
          <w:szCs w:val="24"/>
        </w:rPr>
        <w:t xml:space="preserve">pecial </w:t>
      </w:r>
      <w:r w:rsidR="00236465" w:rsidRPr="00ED7236">
        <w:rPr>
          <w:szCs w:val="24"/>
        </w:rPr>
        <w:t>R</w:t>
      </w:r>
      <w:r w:rsidR="00A23C02" w:rsidRPr="00ED7236">
        <w:rPr>
          <w:szCs w:val="24"/>
        </w:rPr>
        <w:t xml:space="preserve">eserve in 1981 and </w:t>
      </w:r>
      <w:r w:rsidR="00737C31" w:rsidRPr="00ED7236">
        <w:rPr>
          <w:szCs w:val="24"/>
        </w:rPr>
        <w:t xml:space="preserve">inscription as a </w:t>
      </w:r>
      <w:commentRangeStart w:id="184"/>
      <w:commentRangeStart w:id="185"/>
      <w:r w:rsidR="00EE35CA" w:rsidRPr="00ED7236">
        <w:rPr>
          <w:szCs w:val="24"/>
        </w:rPr>
        <w:t>UNESCO World Heritage Site in 1982</w:t>
      </w:r>
      <w:commentRangeEnd w:id="184"/>
      <w:r w:rsidR="00EE35CA">
        <w:rPr>
          <w:rStyle w:val="CommentReference"/>
        </w:rPr>
        <w:commentReference w:id="184"/>
      </w:r>
      <w:commentRangeEnd w:id="185"/>
      <w:r w:rsidR="00B7527D">
        <w:rPr>
          <w:rStyle w:val="CommentReference"/>
        </w:rPr>
        <w:commentReference w:id="185"/>
      </w:r>
      <w:r w:rsidR="00A23C02" w:rsidRPr="00ED7236">
        <w:rPr>
          <w:szCs w:val="24"/>
        </w:rPr>
        <w:t xml:space="preserve">. </w:t>
      </w:r>
      <w:r w:rsidR="00A23C02" w:rsidRPr="00ED7236">
        <w:rPr>
          <w:rFonts w:eastAsia="AdvTTf27234c6"/>
          <w:i/>
          <w:szCs w:val="24"/>
        </w:rPr>
        <w:t>B</w:t>
      </w:r>
      <w:r w:rsidR="00236465" w:rsidRPr="00ED7236">
        <w:rPr>
          <w:rFonts w:eastAsia="AdvTTf27234c6"/>
          <w:i/>
          <w:szCs w:val="24"/>
        </w:rPr>
        <w:t>irgus</w:t>
      </w:r>
      <w:r w:rsidR="00A23C02" w:rsidRPr="00ED7236">
        <w:rPr>
          <w:rFonts w:eastAsia="AdvTTf27234c6"/>
          <w:i/>
          <w:szCs w:val="24"/>
        </w:rPr>
        <w:t xml:space="preserve"> latro</w:t>
      </w:r>
      <w:r w:rsidR="00A23C02" w:rsidRPr="00ED7236">
        <w:rPr>
          <w:szCs w:val="24"/>
        </w:rPr>
        <w:t xml:space="preserve"> is </w:t>
      </w:r>
      <w:r w:rsidRPr="00ED7236">
        <w:rPr>
          <w:szCs w:val="24"/>
        </w:rPr>
        <w:t xml:space="preserve">abundant and </w:t>
      </w:r>
      <w:r w:rsidR="00A23C02" w:rsidRPr="00ED7236">
        <w:rPr>
          <w:szCs w:val="24"/>
        </w:rPr>
        <w:t xml:space="preserve">widely distributed </w:t>
      </w:r>
      <w:r w:rsidR="00236465" w:rsidRPr="00ED7236">
        <w:rPr>
          <w:szCs w:val="24"/>
        </w:rPr>
        <w:t xml:space="preserve">across </w:t>
      </w:r>
      <w:r w:rsidR="00A23C02" w:rsidRPr="00ED7236">
        <w:rPr>
          <w:szCs w:val="24"/>
        </w:rPr>
        <w:t>the atoll, inhabiting rock crevices, deep pot</w:t>
      </w:r>
      <w:r w:rsidR="00C1283C" w:rsidRPr="00ED7236">
        <w:rPr>
          <w:szCs w:val="24"/>
        </w:rPr>
        <w:t>-</w:t>
      </w:r>
      <w:r w:rsidR="00A23C02" w:rsidRPr="00ED7236">
        <w:rPr>
          <w:szCs w:val="24"/>
        </w:rPr>
        <w:t>holes, ve</w:t>
      </w:r>
      <w:r w:rsidR="00F2696D" w:rsidRPr="00ED7236">
        <w:rPr>
          <w:szCs w:val="24"/>
        </w:rPr>
        <w:t>getation and sandy areas (Grubb</w:t>
      </w:r>
      <w:r w:rsidR="00A23C02" w:rsidRPr="00ED7236">
        <w:rPr>
          <w:szCs w:val="24"/>
        </w:rPr>
        <w:t xml:space="preserve"> 1971). </w:t>
      </w:r>
      <w:r w:rsidR="00737C31" w:rsidRPr="00ED7236">
        <w:rPr>
          <w:szCs w:val="24"/>
        </w:rPr>
        <w:t xml:space="preserve">The species </w:t>
      </w:r>
      <w:r w:rsidR="00516AE7" w:rsidRPr="00ED7236">
        <w:rPr>
          <w:szCs w:val="24"/>
        </w:rPr>
        <w:t>is a</w:t>
      </w:r>
      <w:r w:rsidR="00236465" w:rsidRPr="00ED7236">
        <w:rPr>
          <w:szCs w:val="24"/>
        </w:rPr>
        <w:t>n important</w:t>
      </w:r>
      <w:r w:rsidR="00516AE7" w:rsidRPr="00ED7236">
        <w:rPr>
          <w:szCs w:val="24"/>
        </w:rPr>
        <w:t xml:space="preserve"> scavenger of dead </w:t>
      </w:r>
      <w:r w:rsidR="00737C31" w:rsidRPr="00ED7236">
        <w:rPr>
          <w:szCs w:val="24"/>
        </w:rPr>
        <w:t xml:space="preserve">Aldabra </w:t>
      </w:r>
      <w:r w:rsidR="00236465" w:rsidRPr="00ED7236">
        <w:rPr>
          <w:szCs w:val="24"/>
        </w:rPr>
        <w:t xml:space="preserve">giant </w:t>
      </w:r>
      <w:r w:rsidR="00516AE7" w:rsidRPr="00ED7236">
        <w:rPr>
          <w:szCs w:val="24"/>
        </w:rPr>
        <w:t>tortoises</w:t>
      </w:r>
      <w:ins w:id="186" w:author="Jennifer Appoo" w:date="2019-11-26T16:36:00Z">
        <w:r w:rsidR="00541914">
          <w:rPr>
            <w:szCs w:val="24"/>
          </w:rPr>
          <w:t xml:space="preserve"> (</w:t>
        </w:r>
        <w:r w:rsidR="00541914" w:rsidRPr="009D1BDE">
          <w:rPr>
            <w:i/>
            <w:szCs w:val="24"/>
          </w:rPr>
          <w:t>Aldabrachelys gigantea</w:t>
        </w:r>
        <w:r w:rsidR="00541914">
          <w:rPr>
            <w:szCs w:val="24"/>
          </w:rPr>
          <w:t>)</w:t>
        </w:r>
      </w:ins>
      <w:r w:rsidR="00236465" w:rsidRPr="00ED7236">
        <w:rPr>
          <w:szCs w:val="24"/>
        </w:rPr>
        <w:t>,</w:t>
      </w:r>
      <w:r w:rsidR="00DD78D5" w:rsidRPr="00ED7236">
        <w:rPr>
          <w:szCs w:val="24"/>
        </w:rPr>
        <w:t xml:space="preserve"> and</w:t>
      </w:r>
      <w:r w:rsidR="00516AE7" w:rsidRPr="00ED7236">
        <w:rPr>
          <w:szCs w:val="24"/>
        </w:rPr>
        <w:t xml:space="preserve"> preys on</w:t>
      </w:r>
      <w:r w:rsidR="00DD78D5" w:rsidRPr="00ED7236">
        <w:rPr>
          <w:szCs w:val="24"/>
        </w:rPr>
        <w:t xml:space="preserve"> marine t</w:t>
      </w:r>
      <w:r w:rsidR="00F2696D" w:rsidRPr="00ED7236">
        <w:rPr>
          <w:szCs w:val="24"/>
        </w:rPr>
        <w:t>urtle eggs and hatchlings (</w:t>
      </w:r>
      <w:r w:rsidR="00336B89" w:rsidRPr="00ED7236">
        <w:rPr>
          <w:szCs w:val="24"/>
        </w:rPr>
        <w:t xml:space="preserve">Haig </w:t>
      </w:r>
      <w:commentRangeStart w:id="187"/>
      <w:commentRangeStart w:id="188"/>
      <w:r w:rsidR="00336B89" w:rsidRPr="00ED7236">
        <w:rPr>
          <w:szCs w:val="24"/>
        </w:rPr>
        <w:t>1984</w:t>
      </w:r>
      <w:commentRangeEnd w:id="187"/>
      <w:ins w:id="189" w:author="Jennifer Appoo" w:date="2019-11-26T16:43:00Z">
        <w:r w:rsidR="00C33D85">
          <w:rPr>
            <w:rStyle w:val="CommentReference"/>
          </w:rPr>
          <w:commentReference w:id="190"/>
        </w:r>
        <w:commentRangeStart w:id="191"/>
        <w:commentRangeEnd w:id="191"/>
        <w:r w:rsidR="00DE2674">
          <w:rPr>
            <w:rStyle w:val="CommentReference"/>
          </w:rPr>
          <w:commentReference w:id="191"/>
        </w:r>
      </w:ins>
      <w:del w:id="192" w:author="Jennifer Appoo" w:date="2019-11-26T16:43:00Z">
        <w:r w:rsidR="00336B89" w:rsidDel="00C33D85">
          <w:rPr>
            <w:rStyle w:val="CommentReference"/>
          </w:rPr>
          <w:commentReference w:id="187"/>
        </w:r>
        <w:commentRangeEnd w:id="188"/>
        <w:r w:rsidR="008219C7" w:rsidDel="00C33D85">
          <w:rPr>
            <w:rStyle w:val="CommentReference"/>
          </w:rPr>
          <w:commentReference w:id="188"/>
        </w:r>
      </w:del>
      <w:r w:rsidR="00313D74" w:rsidRPr="00ED7236">
        <w:rPr>
          <w:szCs w:val="24"/>
        </w:rPr>
        <w:t>).</w:t>
      </w:r>
      <w:r w:rsidR="00A23C02" w:rsidRPr="00ED7236">
        <w:rPr>
          <w:szCs w:val="24"/>
        </w:rPr>
        <w:t xml:space="preserve"> Although one of the </w:t>
      </w:r>
      <w:r w:rsidR="00737C31" w:rsidRPr="00ED7236">
        <w:rPr>
          <w:szCs w:val="24"/>
        </w:rPr>
        <w:t xml:space="preserve">few </w:t>
      </w:r>
      <w:r w:rsidR="00A23C02" w:rsidRPr="00ED7236">
        <w:rPr>
          <w:szCs w:val="24"/>
        </w:rPr>
        <w:t xml:space="preserve">remaining viable populations in the Indian Ocean, the status and ecological characteristics of Aldabra’s </w:t>
      </w:r>
      <w:r w:rsidR="00A23C02" w:rsidRPr="00ED7236">
        <w:rPr>
          <w:i/>
          <w:szCs w:val="24"/>
        </w:rPr>
        <w:t xml:space="preserve">B. latro </w:t>
      </w:r>
      <w:r w:rsidR="00A23C02" w:rsidRPr="00ED7236">
        <w:rPr>
          <w:szCs w:val="24"/>
        </w:rPr>
        <w:t xml:space="preserve">population </w:t>
      </w:r>
      <w:r w:rsidR="00A36D69" w:rsidRPr="00ED7236">
        <w:rPr>
          <w:szCs w:val="24"/>
        </w:rPr>
        <w:t>have</w:t>
      </w:r>
      <w:r w:rsidR="00A36D69" w:rsidRPr="00ED7236">
        <w:rPr>
          <w:rFonts w:eastAsia="AdvTTf27234c6"/>
          <w:szCs w:val="24"/>
        </w:rPr>
        <w:t xml:space="preserve"> </w:t>
      </w:r>
      <w:r w:rsidR="00A36D69" w:rsidRPr="00ED7236">
        <w:rPr>
          <w:szCs w:val="24"/>
        </w:rPr>
        <w:t>never</w:t>
      </w:r>
      <w:r w:rsidR="00A23C02" w:rsidRPr="00ED7236">
        <w:rPr>
          <w:szCs w:val="24"/>
        </w:rPr>
        <w:t xml:space="preserve"> been </w:t>
      </w:r>
      <w:r w:rsidR="00737C31" w:rsidRPr="00ED7236">
        <w:rPr>
          <w:szCs w:val="24"/>
        </w:rPr>
        <w:t>documented</w:t>
      </w:r>
      <w:r w:rsidR="00A23C02" w:rsidRPr="00ED7236">
        <w:rPr>
          <w:szCs w:val="24"/>
        </w:rPr>
        <w:t>.</w:t>
      </w:r>
      <w:r w:rsidR="00A23C02" w:rsidRPr="00ED7236">
        <w:rPr>
          <w:rFonts w:eastAsia="AdvTTf27234c6"/>
          <w:szCs w:val="24"/>
        </w:rPr>
        <w:t xml:space="preserve"> </w:t>
      </w:r>
    </w:p>
    <w:p w14:paraId="7404C178" w14:textId="30A68A3C" w:rsidR="006509B6" w:rsidRPr="00ED7236" w:rsidRDefault="006509B6" w:rsidP="006509B6">
      <w:pPr>
        <w:autoSpaceDE w:val="0"/>
        <w:autoSpaceDN w:val="0"/>
        <w:adjustRightInd w:val="0"/>
        <w:spacing w:after="0" w:line="480" w:lineRule="auto"/>
        <w:ind w:firstLine="720"/>
        <w:jc w:val="both"/>
        <w:rPr>
          <w:ins w:id="193" w:author="Jennifer Appoo" w:date="2019-11-29T08:39:00Z"/>
          <w:rFonts w:eastAsia="AdvTTf27234c6"/>
          <w:szCs w:val="24"/>
        </w:rPr>
      </w:pPr>
      <w:commentRangeStart w:id="194"/>
      <w:ins w:id="195" w:author="Jennifer Appoo" w:date="2019-11-29T08:39:00Z">
        <w:r>
          <w:rPr>
            <w:rFonts w:eastAsia="AdvTTf27234c6"/>
            <w:szCs w:val="24"/>
          </w:rPr>
          <w:lastRenderedPageBreak/>
          <w:t>The key criteria of the IUCN</w:t>
        </w:r>
        <w:r w:rsidR="00C9011D">
          <w:rPr>
            <w:rFonts w:eastAsia="AdvTTf27234c6"/>
            <w:szCs w:val="24"/>
          </w:rPr>
          <w:t>’s R</w:t>
        </w:r>
        <w:r>
          <w:rPr>
            <w:rFonts w:eastAsia="AdvTTf27234c6"/>
            <w:szCs w:val="24"/>
          </w:rPr>
          <w:t>ed</w:t>
        </w:r>
        <w:r w:rsidR="00C9011D">
          <w:rPr>
            <w:rFonts w:eastAsia="AdvTTf27234c6"/>
            <w:szCs w:val="24"/>
          </w:rPr>
          <w:t xml:space="preserve"> L</w:t>
        </w:r>
        <w:r>
          <w:rPr>
            <w:rFonts w:eastAsia="AdvTTf27234c6"/>
            <w:szCs w:val="24"/>
          </w:rPr>
          <w:t>ist criteria address matters such as a change in the area of occurrence, a change in the overall extent of the species range, population declines and fragmentation (REFERENCE See ATTACHED IN EMAIL)..</w:t>
        </w:r>
        <w:commentRangeEnd w:id="194"/>
        <w:r>
          <w:rPr>
            <w:rStyle w:val="CommentReference"/>
          </w:rPr>
          <w:commentReference w:id="194"/>
        </w:r>
        <w:commentRangeStart w:id="196"/>
        <w:r>
          <w:rPr>
            <w:rFonts w:eastAsia="AdvTTf27234c6"/>
            <w:szCs w:val="24"/>
          </w:rPr>
          <w:t>Aldabra also provides the opportunity to understand if a change in population is caused by environmental drivers, opposed to anthropogenic drivers, as the species is protected and there is no harvesting of B. latro since</w:t>
        </w:r>
        <w:commentRangeStart w:id="197"/>
        <w:r>
          <w:rPr>
            <w:rFonts w:eastAsia="AdvTTf27234c6"/>
            <w:szCs w:val="24"/>
          </w:rPr>
          <w:t xml:space="preserve"> 1981.</w:t>
        </w:r>
        <w:commentRangeEnd w:id="197"/>
        <w:r>
          <w:rPr>
            <w:rStyle w:val="CommentReference"/>
          </w:rPr>
          <w:commentReference w:id="197"/>
        </w:r>
        <w:commentRangeEnd w:id="196"/>
        <w:r>
          <w:rPr>
            <w:rStyle w:val="CommentReference"/>
          </w:rPr>
          <w:commentReference w:id="196"/>
        </w:r>
      </w:ins>
    </w:p>
    <w:p w14:paraId="1FAF361C" w14:textId="5C46F0B7" w:rsidR="00A23C02" w:rsidRPr="00ED7236" w:rsidRDefault="00A23C02" w:rsidP="002F0817">
      <w:pPr>
        <w:autoSpaceDE w:val="0"/>
        <w:autoSpaceDN w:val="0"/>
        <w:adjustRightInd w:val="0"/>
        <w:spacing w:after="0" w:line="480" w:lineRule="auto"/>
        <w:ind w:firstLine="720"/>
        <w:jc w:val="both"/>
        <w:rPr>
          <w:szCs w:val="24"/>
        </w:rPr>
      </w:pPr>
      <w:r w:rsidRPr="00ED7236">
        <w:rPr>
          <w:szCs w:val="24"/>
        </w:rPr>
        <w:t xml:space="preserve">Here we </w:t>
      </w:r>
      <w:r w:rsidR="00687C76" w:rsidRPr="00ED7236">
        <w:rPr>
          <w:szCs w:val="24"/>
        </w:rPr>
        <w:t xml:space="preserve">investigate </w:t>
      </w:r>
      <w:ins w:id="198" w:author="Jennifer Appoo" w:date="2019-11-26T17:04:00Z">
        <w:r w:rsidR="003D1A8D">
          <w:rPr>
            <w:szCs w:val="24"/>
          </w:rPr>
          <w:t>population characteristics, dynamics and behavioural patterns in</w:t>
        </w:r>
        <w:r w:rsidR="003D1A8D" w:rsidRPr="00ED7236" w:rsidDel="003D1A8D">
          <w:rPr>
            <w:szCs w:val="24"/>
          </w:rPr>
          <w:t xml:space="preserve"> </w:t>
        </w:r>
      </w:ins>
      <w:del w:id="199" w:author="Jennifer Appoo" w:date="2019-11-26T17:04:00Z">
        <w:r w:rsidR="00687C76" w:rsidRPr="00ED7236" w:rsidDel="003D1A8D">
          <w:rPr>
            <w:szCs w:val="24"/>
          </w:rPr>
          <w:delText xml:space="preserve">the demographics and dynamics </w:delText>
        </w:r>
      </w:del>
      <w:del w:id="200" w:author="Jennifer Appoo" w:date="2019-11-26T17:05:00Z">
        <w:r w:rsidR="00687C76" w:rsidRPr="00ED7236" w:rsidDel="003D1A8D">
          <w:rPr>
            <w:szCs w:val="24"/>
          </w:rPr>
          <w:delText>of</w:delText>
        </w:r>
      </w:del>
      <w:r w:rsidR="00687C76" w:rsidRPr="00ED7236">
        <w:rPr>
          <w:szCs w:val="24"/>
        </w:rPr>
        <w:t xml:space="preserve"> </w:t>
      </w:r>
      <w:r w:rsidR="00687C76" w:rsidRPr="00ED7236">
        <w:rPr>
          <w:i/>
          <w:szCs w:val="24"/>
        </w:rPr>
        <w:t xml:space="preserve">B. latro </w:t>
      </w:r>
      <w:r w:rsidR="00687C76" w:rsidRPr="00ED7236">
        <w:rPr>
          <w:szCs w:val="24"/>
        </w:rPr>
        <w:t xml:space="preserve">on Aldabra </w:t>
      </w:r>
      <w:ins w:id="201" w:author="Jennifer Appoo" w:date="2019-11-26T17:05:00Z">
        <w:r w:rsidR="003D1A8D">
          <w:rPr>
            <w:szCs w:val="24"/>
          </w:rPr>
          <w:t xml:space="preserve">based on a </w:t>
        </w:r>
      </w:ins>
      <w:del w:id="202" w:author="Jennifer Appoo" w:date="2019-11-26T17:05:00Z">
        <w:r w:rsidR="00687C76" w:rsidRPr="00ED7236" w:rsidDel="003D1A8D">
          <w:rPr>
            <w:szCs w:val="24"/>
          </w:rPr>
          <w:delText xml:space="preserve">and </w:delText>
        </w:r>
        <w:r w:rsidRPr="00ED7236" w:rsidDel="003D1A8D">
          <w:rPr>
            <w:szCs w:val="24"/>
          </w:rPr>
          <w:delText xml:space="preserve">present the results of a </w:delText>
        </w:r>
      </w:del>
      <w:r w:rsidRPr="00ED7236">
        <w:rPr>
          <w:szCs w:val="24"/>
        </w:rPr>
        <w:t>nine-year study</w:t>
      </w:r>
      <w:ins w:id="203" w:author="Jennifer Appoo" w:date="2019-11-26T17:06:00Z">
        <w:r w:rsidR="00511AA6">
          <w:rPr>
            <w:szCs w:val="24"/>
          </w:rPr>
          <w:t>,</w:t>
        </w:r>
      </w:ins>
      <w:r w:rsidRPr="00ED7236">
        <w:rPr>
          <w:szCs w:val="24"/>
        </w:rPr>
        <w:t xml:space="preserve"> where </w:t>
      </w:r>
      <w:r w:rsidR="00687C76" w:rsidRPr="00ED7236">
        <w:rPr>
          <w:szCs w:val="24"/>
        </w:rPr>
        <w:t>fortnightly</w:t>
      </w:r>
      <w:r w:rsidR="00851717" w:rsidRPr="00ED7236">
        <w:rPr>
          <w:szCs w:val="24"/>
        </w:rPr>
        <w:t xml:space="preserve"> </w:t>
      </w:r>
      <w:r w:rsidRPr="00ED7236">
        <w:rPr>
          <w:szCs w:val="24"/>
        </w:rPr>
        <w:t xml:space="preserve">counts and biometric data were collected on </w:t>
      </w:r>
      <w:del w:id="204" w:author="Jennifer Appoo" w:date="2019-11-26T17:06:00Z">
        <w:r w:rsidRPr="00ED7236" w:rsidDel="00E92552">
          <w:rPr>
            <w:i/>
            <w:szCs w:val="24"/>
          </w:rPr>
          <w:delText>B. latro</w:delText>
        </w:r>
        <w:r w:rsidRPr="00ED7236" w:rsidDel="00E92552">
          <w:rPr>
            <w:szCs w:val="24"/>
          </w:rPr>
          <w:delText xml:space="preserve"> individuals </w:delText>
        </w:r>
      </w:del>
      <w:ins w:id="205" w:author="Jennifer Appoo" w:date="2019-11-26T17:06:00Z">
        <w:r w:rsidR="00E92552" w:rsidRPr="00E92552">
          <w:rPr>
            <w:szCs w:val="24"/>
          </w:rPr>
          <w:t>this population</w:t>
        </w:r>
        <w:r w:rsidR="00E92552">
          <w:rPr>
            <w:i/>
            <w:szCs w:val="24"/>
          </w:rPr>
          <w:t xml:space="preserve"> </w:t>
        </w:r>
      </w:ins>
      <w:r w:rsidRPr="00ED7236">
        <w:rPr>
          <w:szCs w:val="24"/>
        </w:rPr>
        <w:t xml:space="preserve">between </w:t>
      </w:r>
      <w:r w:rsidR="00476E95" w:rsidRPr="00ED7236">
        <w:rPr>
          <w:szCs w:val="24"/>
        </w:rPr>
        <w:t xml:space="preserve">2007 </w:t>
      </w:r>
      <w:r w:rsidR="00FB2468" w:rsidRPr="00ED7236">
        <w:rPr>
          <w:szCs w:val="24"/>
        </w:rPr>
        <w:t>and</w:t>
      </w:r>
      <w:r w:rsidR="00476E95" w:rsidRPr="00ED7236">
        <w:rPr>
          <w:szCs w:val="24"/>
        </w:rPr>
        <w:t xml:space="preserve"> </w:t>
      </w:r>
      <w:r w:rsidR="00B706CB" w:rsidRPr="00ED7236">
        <w:rPr>
          <w:szCs w:val="24"/>
        </w:rPr>
        <w:t>2016</w:t>
      </w:r>
      <w:r w:rsidRPr="00ED7236">
        <w:rPr>
          <w:szCs w:val="24"/>
        </w:rPr>
        <w:t xml:space="preserve">. </w:t>
      </w:r>
      <w:commentRangeStart w:id="206"/>
      <w:commentRangeEnd w:id="206"/>
      <w:r w:rsidR="00511AA6">
        <w:rPr>
          <w:rStyle w:val="CommentReference"/>
        </w:rPr>
        <w:commentReference w:id="206"/>
      </w:r>
      <w:del w:id="207" w:author="Jennifer Appoo" w:date="2019-11-26T17:07:00Z">
        <w:r w:rsidRPr="00ED7236" w:rsidDel="00511AA6">
          <w:rPr>
            <w:szCs w:val="24"/>
          </w:rPr>
          <w:delText xml:space="preserve">Due to </w:delText>
        </w:r>
        <w:r w:rsidR="003A222A" w:rsidRPr="00ED7236" w:rsidDel="00511AA6">
          <w:rPr>
            <w:szCs w:val="24"/>
          </w:rPr>
          <w:delText xml:space="preserve">the atoll’s size, </w:delText>
        </w:r>
        <w:r w:rsidRPr="00ED7236" w:rsidDel="00511AA6">
          <w:rPr>
            <w:szCs w:val="24"/>
          </w:rPr>
          <w:delText xml:space="preserve">isolation and protection, </w:delText>
        </w:r>
      </w:del>
      <w:commentRangeStart w:id="208"/>
      <w:del w:id="209" w:author="Jennifer Appoo" w:date="2019-11-26T17:08:00Z">
        <w:r w:rsidR="007A7E4E" w:rsidRPr="00ED7236" w:rsidDel="007A7E4E">
          <w:rPr>
            <w:szCs w:val="24"/>
          </w:rPr>
          <w:delText xml:space="preserve">we hypothesise that Aldabra hosts a large </w:delText>
        </w:r>
        <w:commentRangeEnd w:id="208"/>
        <w:r w:rsidR="007A7E4E" w:rsidDel="007A7E4E">
          <w:rPr>
            <w:rStyle w:val="CommentReference"/>
          </w:rPr>
          <w:commentReference w:id="208"/>
        </w:r>
      </w:del>
      <w:del w:id="210" w:author="Jennifer Appoo" w:date="2019-11-26T17:07:00Z">
        <w:r w:rsidRPr="00ED7236" w:rsidDel="00511AA6">
          <w:rPr>
            <w:i/>
            <w:szCs w:val="24"/>
          </w:rPr>
          <w:delText>B. latro</w:delText>
        </w:r>
        <w:r w:rsidRPr="00ED7236" w:rsidDel="00511AA6">
          <w:rPr>
            <w:szCs w:val="24"/>
          </w:rPr>
          <w:delText xml:space="preserve"> population.</w:delText>
        </w:r>
      </w:del>
      <w:r w:rsidRPr="00ED7236">
        <w:rPr>
          <w:szCs w:val="24"/>
        </w:rPr>
        <w:t xml:space="preserve"> </w:t>
      </w:r>
      <w:ins w:id="211" w:author="Jennifer Appoo" w:date="2019-11-26T17:12:00Z">
        <w:r w:rsidR="004C2FF9">
          <w:rPr>
            <w:szCs w:val="24"/>
          </w:rPr>
          <w:t>In particular, we aimed to</w:t>
        </w:r>
      </w:ins>
      <w:del w:id="212" w:author="Jennifer Appoo" w:date="2019-11-26T17:12:00Z">
        <w:r w:rsidR="004B6B4C" w:rsidRPr="00ED7236" w:rsidDel="004C2FF9">
          <w:rPr>
            <w:szCs w:val="24"/>
          </w:rPr>
          <w:delText xml:space="preserve">For </w:delText>
        </w:r>
        <w:r w:rsidR="003A222A" w:rsidRPr="00ED7236" w:rsidDel="004C2FF9">
          <w:rPr>
            <w:szCs w:val="24"/>
          </w:rPr>
          <w:delText xml:space="preserve">Aldabra’s </w:delText>
        </w:r>
        <w:r w:rsidR="003A222A" w:rsidRPr="00ED7236" w:rsidDel="004C2FF9">
          <w:rPr>
            <w:i/>
            <w:szCs w:val="24"/>
          </w:rPr>
          <w:delText xml:space="preserve">B. latro </w:delText>
        </w:r>
        <w:r w:rsidR="004B6B4C" w:rsidRPr="00ED7236" w:rsidDel="004C2FF9">
          <w:rPr>
            <w:szCs w:val="24"/>
          </w:rPr>
          <w:delText>population w</w:delText>
        </w:r>
        <w:r w:rsidR="00687C76" w:rsidRPr="00ED7236" w:rsidDel="004C2FF9">
          <w:rPr>
            <w:szCs w:val="24"/>
          </w:rPr>
          <w:delText xml:space="preserve">e </w:delText>
        </w:r>
        <w:r w:rsidR="004B6B4C" w:rsidRPr="00ED7236" w:rsidDel="004C2FF9">
          <w:rPr>
            <w:szCs w:val="24"/>
          </w:rPr>
          <w:delText>therefore aim to</w:delText>
        </w:r>
      </w:del>
      <w:r w:rsidR="004B6B4C" w:rsidRPr="00ED7236">
        <w:rPr>
          <w:szCs w:val="24"/>
        </w:rPr>
        <w:t xml:space="preserve">: (1) estimate </w:t>
      </w:r>
      <w:del w:id="213" w:author="Jennifer Appoo" w:date="2019-11-26T17:12:00Z">
        <w:r w:rsidR="004B6B4C" w:rsidRPr="00ED7236" w:rsidDel="00F40FBD">
          <w:rPr>
            <w:szCs w:val="24"/>
          </w:rPr>
          <w:delText xml:space="preserve">the </w:delText>
        </w:r>
      </w:del>
      <w:ins w:id="214" w:author="Jennifer Appoo" w:date="2019-11-26T17:12:00Z">
        <w:r w:rsidR="00F40FBD">
          <w:rPr>
            <w:szCs w:val="24"/>
          </w:rPr>
          <w:t>population</w:t>
        </w:r>
        <w:r w:rsidR="00F40FBD" w:rsidRPr="00ED7236">
          <w:rPr>
            <w:szCs w:val="24"/>
          </w:rPr>
          <w:t xml:space="preserve"> </w:t>
        </w:r>
      </w:ins>
      <w:r w:rsidR="004B6B4C" w:rsidRPr="00ED7236">
        <w:rPr>
          <w:szCs w:val="24"/>
        </w:rPr>
        <w:t xml:space="preserve">density and </w:t>
      </w:r>
      <w:ins w:id="215" w:author="Jennifer Appoo" w:date="2019-11-26T17:12:00Z">
        <w:r w:rsidR="00F40FBD">
          <w:rPr>
            <w:szCs w:val="24"/>
          </w:rPr>
          <w:t xml:space="preserve">temporal patterns in </w:t>
        </w:r>
      </w:ins>
      <w:del w:id="216" w:author="Jennifer Appoo" w:date="2019-11-26T17:12:00Z">
        <w:r w:rsidR="004B6B4C" w:rsidRPr="00ED7236" w:rsidDel="00F40FBD">
          <w:rPr>
            <w:szCs w:val="24"/>
          </w:rPr>
          <w:delText xml:space="preserve">size of the </w:delText>
        </w:r>
      </w:del>
      <w:r w:rsidR="004B6B4C" w:rsidRPr="00ED7236">
        <w:rPr>
          <w:szCs w:val="24"/>
        </w:rPr>
        <w:t>population</w:t>
      </w:r>
      <w:ins w:id="217" w:author="Jennifer Appoo" w:date="2019-11-26T17:12:00Z">
        <w:r w:rsidR="00F40FBD">
          <w:rPr>
            <w:szCs w:val="24"/>
          </w:rPr>
          <w:t xml:space="preserve"> numbers</w:t>
        </w:r>
      </w:ins>
      <w:r w:rsidR="004B6B4C" w:rsidRPr="00ED7236">
        <w:rPr>
          <w:szCs w:val="24"/>
        </w:rPr>
        <w:t xml:space="preserve">; (2) </w:t>
      </w:r>
      <w:ins w:id="218" w:author="Jennifer Appoo" w:date="2019-11-26T17:13:00Z">
        <w:r w:rsidR="00F40FBD">
          <w:rPr>
            <w:szCs w:val="24"/>
          </w:rPr>
          <w:t xml:space="preserve">assess </w:t>
        </w:r>
        <w:r w:rsidR="00F40FBD" w:rsidRPr="00ED7236">
          <w:rPr>
            <w:szCs w:val="24"/>
          </w:rPr>
          <w:t>habitat</w:t>
        </w:r>
        <w:r w:rsidR="00F40FBD">
          <w:rPr>
            <w:szCs w:val="24"/>
          </w:rPr>
          <w:t xml:space="preserve"> preferences and activity patterns</w:t>
        </w:r>
        <w:r w:rsidR="00F40FBD" w:rsidRPr="00ED7236">
          <w:rPr>
            <w:szCs w:val="24"/>
          </w:rPr>
          <w:t>;</w:t>
        </w:r>
      </w:ins>
      <w:del w:id="219" w:author="Jennifer Appoo" w:date="2019-11-26T17:13:00Z">
        <w:r w:rsidR="004B6B4C" w:rsidRPr="00ED7236" w:rsidDel="00F40FBD">
          <w:rPr>
            <w:szCs w:val="24"/>
          </w:rPr>
          <w:delText xml:space="preserve">quantify spatial </w:delText>
        </w:r>
        <w:r w:rsidR="00786113" w:rsidRPr="00ED7236" w:rsidDel="00F40FBD">
          <w:rPr>
            <w:szCs w:val="24"/>
          </w:rPr>
          <w:delText xml:space="preserve">(habitat) </w:delText>
        </w:r>
        <w:r w:rsidR="004B6B4C" w:rsidRPr="00ED7236" w:rsidDel="00F40FBD">
          <w:rPr>
            <w:szCs w:val="24"/>
          </w:rPr>
          <w:delText xml:space="preserve">and temporal </w:delText>
        </w:r>
        <w:r w:rsidR="00786113" w:rsidRPr="00ED7236" w:rsidDel="00F40FBD">
          <w:rPr>
            <w:szCs w:val="24"/>
          </w:rPr>
          <w:delText>(inter- and intra-annual</w:delText>
        </w:r>
        <w:r w:rsidR="008E507E" w:rsidRPr="00ED7236" w:rsidDel="00F40FBD">
          <w:rPr>
            <w:szCs w:val="24"/>
          </w:rPr>
          <w:delText>, and lunar phase</w:delText>
        </w:r>
        <w:r w:rsidR="00786113" w:rsidRPr="00ED7236" w:rsidDel="00F40FBD">
          <w:rPr>
            <w:szCs w:val="24"/>
          </w:rPr>
          <w:delText xml:space="preserve">) </w:delText>
        </w:r>
        <w:r w:rsidR="004B6B4C" w:rsidRPr="00ED7236" w:rsidDel="00F40FBD">
          <w:rPr>
            <w:szCs w:val="24"/>
          </w:rPr>
          <w:delText>variability</w:delText>
        </w:r>
      </w:del>
      <w:r w:rsidR="004B6B4C" w:rsidRPr="00ED7236">
        <w:rPr>
          <w:szCs w:val="24"/>
        </w:rPr>
        <w:t xml:space="preserve">; (3) assess sex </w:t>
      </w:r>
      <w:r w:rsidR="000C59BB" w:rsidRPr="00ED7236">
        <w:rPr>
          <w:szCs w:val="24"/>
        </w:rPr>
        <w:t>ratio and</w:t>
      </w:r>
      <w:r w:rsidR="004B6B4C" w:rsidRPr="00ED7236">
        <w:rPr>
          <w:szCs w:val="24"/>
        </w:rPr>
        <w:t xml:space="preserve"> </w:t>
      </w:r>
      <w:ins w:id="220" w:author="Jennifer Appoo" w:date="2019-11-26T17:15:00Z">
        <w:r w:rsidR="00C215AD">
          <w:rPr>
            <w:szCs w:val="24"/>
          </w:rPr>
          <w:t xml:space="preserve">population </w:t>
        </w:r>
      </w:ins>
      <w:r w:rsidR="004B6B4C" w:rsidRPr="00ED7236">
        <w:rPr>
          <w:szCs w:val="24"/>
        </w:rPr>
        <w:t>size</w:t>
      </w:r>
      <w:ins w:id="221" w:author="Jennifer Appoo" w:date="2019-11-26T17:15:00Z">
        <w:r w:rsidR="00C215AD">
          <w:rPr>
            <w:szCs w:val="24"/>
          </w:rPr>
          <w:t xml:space="preserve"> distribution</w:t>
        </w:r>
      </w:ins>
      <w:r w:rsidR="004B6B4C" w:rsidRPr="00ED7236">
        <w:rPr>
          <w:szCs w:val="24"/>
        </w:rPr>
        <w:t xml:space="preserve">; </w:t>
      </w:r>
      <w:r w:rsidR="00786113" w:rsidRPr="00ED7236">
        <w:rPr>
          <w:szCs w:val="24"/>
        </w:rPr>
        <w:t xml:space="preserve">and </w:t>
      </w:r>
      <w:r w:rsidR="004B6B4C" w:rsidRPr="00ED7236">
        <w:rPr>
          <w:szCs w:val="24"/>
        </w:rPr>
        <w:t xml:space="preserve">(4) assess </w:t>
      </w:r>
      <w:r w:rsidR="000C59BB" w:rsidRPr="00ED7236">
        <w:rPr>
          <w:szCs w:val="24"/>
        </w:rPr>
        <w:t>moult cycles (</w:t>
      </w:r>
      <w:commentRangeStart w:id="222"/>
      <w:r w:rsidR="002759E2" w:rsidRPr="00ED7236">
        <w:rPr>
          <w:szCs w:val="24"/>
        </w:rPr>
        <w:t>to determine whether there is synchronous seasonal moulting</w:t>
      </w:r>
      <w:commentRangeEnd w:id="222"/>
      <w:r w:rsidR="002759E2">
        <w:rPr>
          <w:rStyle w:val="CommentReference"/>
        </w:rPr>
        <w:commentReference w:id="222"/>
      </w:r>
      <w:r w:rsidR="000C59BB" w:rsidRPr="00ED7236">
        <w:rPr>
          <w:szCs w:val="24"/>
        </w:rPr>
        <w:t xml:space="preserve">) and </w:t>
      </w:r>
      <w:commentRangeStart w:id="223"/>
      <w:commentRangeStart w:id="224"/>
      <w:r w:rsidR="003705C0" w:rsidRPr="00ED7236">
        <w:rPr>
          <w:szCs w:val="24"/>
        </w:rPr>
        <w:t>timing of breeding and whether this is related to lunar phase</w:t>
      </w:r>
      <w:commentRangeEnd w:id="223"/>
      <w:r w:rsidR="003705C0">
        <w:rPr>
          <w:rStyle w:val="CommentReference"/>
        </w:rPr>
        <w:commentReference w:id="223"/>
      </w:r>
      <w:commentRangeEnd w:id="224"/>
      <w:r w:rsidR="004C0CA8">
        <w:rPr>
          <w:rStyle w:val="CommentReference"/>
        </w:rPr>
        <w:commentReference w:id="224"/>
      </w:r>
      <w:r w:rsidR="004B6B4C" w:rsidRPr="00ED7236">
        <w:rPr>
          <w:szCs w:val="24"/>
        </w:rPr>
        <w:t>.</w:t>
      </w:r>
      <w:r w:rsidR="00687C76" w:rsidRPr="00ED7236">
        <w:rPr>
          <w:szCs w:val="24"/>
        </w:rPr>
        <w:t xml:space="preserve"> In </w:t>
      </w:r>
      <w:r w:rsidR="004B6B4C" w:rsidRPr="00ED7236">
        <w:rPr>
          <w:szCs w:val="24"/>
        </w:rPr>
        <w:t xml:space="preserve">addressing these questions </w:t>
      </w:r>
      <w:r w:rsidR="00687C76" w:rsidRPr="00ED7236">
        <w:rPr>
          <w:szCs w:val="24"/>
        </w:rPr>
        <w:t xml:space="preserve">we </w:t>
      </w:r>
      <w:ins w:id="225" w:author="Jennifer Appoo" w:date="2019-11-26T17:22:00Z">
        <w:r w:rsidR="000313D8">
          <w:rPr>
            <w:szCs w:val="24"/>
          </w:rPr>
          <w:t>provide</w:t>
        </w:r>
      </w:ins>
      <w:del w:id="226" w:author="Jennifer Appoo" w:date="2019-11-26T17:22:00Z">
        <w:r w:rsidRPr="00ED7236" w:rsidDel="000313D8">
          <w:rPr>
            <w:szCs w:val="24"/>
          </w:rPr>
          <w:delText>define</w:delText>
        </w:r>
      </w:del>
      <w:r w:rsidRPr="00ED7236">
        <w:rPr>
          <w:szCs w:val="24"/>
        </w:rPr>
        <w:t xml:space="preserve"> baseline information </w:t>
      </w:r>
      <w:r w:rsidR="004B6B4C" w:rsidRPr="00ED7236">
        <w:rPr>
          <w:szCs w:val="24"/>
        </w:rPr>
        <w:t xml:space="preserve">on </w:t>
      </w:r>
      <w:ins w:id="227" w:author="Jennifer Appoo" w:date="2019-11-26T17:22:00Z">
        <w:r w:rsidR="000313D8">
          <w:rPr>
            <w:szCs w:val="24"/>
          </w:rPr>
          <w:t xml:space="preserve">the life history and population </w:t>
        </w:r>
      </w:ins>
      <w:del w:id="228" w:author="Jennifer Appoo" w:date="2019-11-26T17:22:00Z">
        <w:r w:rsidR="004B6B4C" w:rsidRPr="00ED7236" w:rsidDel="000313D8">
          <w:rPr>
            <w:szCs w:val="24"/>
          </w:rPr>
          <w:delText xml:space="preserve">the structure </w:delText>
        </w:r>
      </w:del>
      <w:del w:id="229" w:author="Jennifer Appoo" w:date="2019-11-26T17:24:00Z">
        <w:r w:rsidR="004B6B4C" w:rsidRPr="00ED7236" w:rsidDel="000313D8">
          <w:rPr>
            <w:szCs w:val="24"/>
          </w:rPr>
          <w:delText>and</w:delText>
        </w:r>
      </w:del>
      <w:r w:rsidR="004B6B4C" w:rsidRPr="00ED7236">
        <w:rPr>
          <w:szCs w:val="24"/>
        </w:rPr>
        <w:t xml:space="preserve"> dynamics </w:t>
      </w:r>
      <w:ins w:id="230" w:author="Jennifer Appoo" w:date="2019-11-26T17:24:00Z">
        <w:r w:rsidR="000313D8">
          <w:rPr>
            <w:szCs w:val="24"/>
          </w:rPr>
          <w:t>for one of the few remaining relatively pristine</w:t>
        </w:r>
        <w:r w:rsidR="000313D8" w:rsidRPr="00ED7236">
          <w:rPr>
            <w:szCs w:val="24"/>
          </w:rPr>
          <w:t xml:space="preserve"> </w:t>
        </w:r>
      </w:ins>
      <w:del w:id="231" w:author="Jennifer Appoo" w:date="2019-11-26T17:25:00Z">
        <w:r w:rsidRPr="00ED7236" w:rsidDel="000313D8">
          <w:rPr>
            <w:szCs w:val="24"/>
          </w:rPr>
          <w:delText xml:space="preserve">of </w:delText>
        </w:r>
        <w:r w:rsidR="004B6B4C" w:rsidRPr="00ED7236" w:rsidDel="000313D8">
          <w:rPr>
            <w:szCs w:val="24"/>
          </w:rPr>
          <w:delText xml:space="preserve">a </w:delText>
        </w:r>
        <w:r w:rsidR="004B6B4C" w:rsidRPr="00ED7236" w:rsidDel="000313D8">
          <w:rPr>
            <w:i/>
            <w:szCs w:val="24"/>
          </w:rPr>
          <w:delText xml:space="preserve">B. latro </w:delText>
        </w:r>
      </w:del>
      <w:r w:rsidRPr="00ED7236">
        <w:rPr>
          <w:szCs w:val="24"/>
        </w:rPr>
        <w:t>population</w:t>
      </w:r>
      <w:ins w:id="232" w:author="Jennifer Appoo" w:date="2019-11-26T17:25:00Z">
        <w:r w:rsidR="000313D8">
          <w:rPr>
            <w:szCs w:val="24"/>
          </w:rPr>
          <w:t xml:space="preserve">s of </w:t>
        </w:r>
        <w:r w:rsidR="000313D8" w:rsidRPr="000313D8">
          <w:rPr>
            <w:i/>
            <w:szCs w:val="24"/>
          </w:rPr>
          <w:t>B. latro</w:t>
        </w:r>
      </w:ins>
      <w:r w:rsidR="004B6B4C" w:rsidRPr="00ED7236">
        <w:rPr>
          <w:szCs w:val="24"/>
        </w:rPr>
        <w:t xml:space="preserve"> </w:t>
      </w:r>
      <w:del w:id="233" w:author="Jennifer Appoo" w:date="2019-11-26T17:26:00Z">
        <w:r w:rsidR="004B6B4C" w:rsidRPr="00ED7236" w:rsidDel="000313D8">
          <w:rPr>
            <w:szCs w:val="24"/>
          </w:rPr>
          <w:delText xml:space="preserve">in a relatively undisturbed </w:delText>
        </w:r>
      </w:del>
      <w:del w:id="234" w:author="Jennifer Appoo" w:date="2019-11-26T17:44:00Z">
        <w:r w:rsidR="00DE1395" w:rsidRPr="00ED7236" w:rsidDel="00DE1395">
          <w:rPr>
            <w:szCs w:val="24"/>
          </w:rPr>
          <w:delText>site</w:delText>
        </w:r>
        <w:commentRangeStart w:id="235"/>
        <w:commentRangeEnd w:id="235"/>
        <w:r w:rsidR="00DE1395" w:rsidDel="00DE1395">
          <w:rPr>
            <w:rStyle w:val="CommentReference"/>
          </w:rPr>
          <w:commentReference w:id="235"/>
        </w:r>
      </w:del>
      <w:del w:id="236" w:author="Jennifer Appoo" w:date="2019-11-26T17:26:00Z">
        <w:r w:rsidR="00851717" w:rsidRPr="00ED7236" w:rsidDel="000313D8">
          <w:rPr>
            <w:szCs w:val="24"/>
          </w:rPr>
          <w:delText>,</w:delText>
        </w:r>
        <w:r w:rsidRPr="00ED7236" w:rsidDel="000313D8">
          <w:rPr>
            <w:szCs w:val="24"/>
          </w:rPr>
          <w:delText xml:space="preserve"> </w:delText>
        </w:r>
        <w:r w:rsidR="003A222A" w:rsidRPr="00ED7236" w:rsidDel="000313D8">
          <w:rPr>
            <w:szCs w:val="24"/>
          </w:rPr>
          <w:delText xml:space="preserve">and </w:delText>
        </w:r>
        <w:r w:rsidRPr="00ED7236" w:rsidDel="000313D8">
          <w:rPr>
            <w:szCs w:val="24"/>
          </w:rPr>
          <w:delText>provid</w:delText>
        </w:r>
        <w:r w:rsidR="004B6B4C" w:rsidRPr="00ED7236" w:rsidDel="000313D8">
          <w:rPr>
            <w:szCs w:val="24"/>
          </w:rPr>
          <w:delText>e</w:delText>
        </w:r>
        <w:r w:rsidRPr="00ED7236" w:rsidDel="000313D8">
          <w:rPr>
            <w:szCs w:val="24"/>
          </w:rPr>
          <w:delText xml:space="preserve"> </w:delText>
        </w:r>
        <w:r w:rsidR="004B6B4C" w:rsidRPr="00ED7236" w:rsidDel="000313D8">
          <w:rPr>
            <w:szCs w:val="24"/>
          </w:rPr>
          <w:delText xml:space="preserve">insights into reproductive triggers and </w:delText>
        </w:r>
        <w:r w:rsidRPr="00ED7236" w:rsidDel="000313D8">
          <w:rPr>
            <w:szCs w:val="24"/>
          </w:rPr>
          <w:delText xml:space="preserve">ecological parameters that </w:delText>
        </w:r>
        <w:r w:rsidR="00851717" w:rsidRPr="00ED7236" w:rsidDel="000313D8">
          <w:rPr>
            <w:szCs w:val="24"/>
          </w:rPr>
          <w:delText xml:space="preserve">will </w:delText>
        </w:r>
        <w:r w:rsidRPr="00ED7236" w:rsidDel="000313D8">
          <w:rPr>
            <w:szCs w:val="24"/>
          </w:rPr>
          <w:delText>contribute towards</w:delText>
        </w:r>
      </w:del>
      <w:ins w:id="237" w:author="Jennifer Appoo" w:date="2019-11-26T17:26:00Z">
        <w:r w:rsidR="000313D8">
          <w:rPr>
            <w:szCs w:val="24"/>
          </w:rPr>
          <w:t xml:space="preserve"> relevant to future</w:t>
        </w:r>
      </w:ins>
      <w:r w:rsidRPr="00ED7236">
        <w:rPr>
          <w:szCs w:val="24"/>
        </w:rPr>
        <w:t xml:space="preserve"> </w:t>
      </w:r>
      <w:commentRangeStart w:id="238"/>
      <w:r w:rsidR="00B01BF6" w:rsidRPr="00ED7236">
        <w:rPr>
          <w:szCs w:val="24"/>
        </w:rPr>
        <w:t>monitoring</w:t>
      </w:r>
      <w:commentRangeEnd w:id="238"/>
      <w:r w:rsidR="00B01BF6">
        <w:rPr>
          <w:rStyle w:val="CommentReference"/>
        </w:rPr>
        <w:commentReference w:id="238"/>
      </w:r>
      <w:r w:rsidRPr="00ED7236">
        <w:rPr>
          <w:szCs w:val="24"/>
        </w:rPr>
        <w:t xml:space="preserve"> and conservation strategies </w:t>
      </w:r>
      <w:del w:id="239" w:author="Jennifer Appoo" w:date="2019-11-26T17:27:00Z">
        <w:r w:rsidRPr="00ED7236" w:rsidDel="00F5201F">
          <w:rPr>
            <w:szCs w:val="24"/>
          </w:rPr>
          <w:delText>on Aldabra and</w:delText>
        </w:r>
        <w:r w:rsidR="00851717" w:rsidRPr="00ED7236" w:rsidDel="00F5201F">
          <w:rPr>
            <w:szCs w:val="24"/>
          </w:rPr>
          <w:delText xml:space="preserve"> other islands in its range</w:delText>
        </w:r>
      </w:del>
      <w:ins w:id="240" w:author="Jennifer Appoo" w:date="2019-11-26T17:27:00Z">
        <w:r w:rsidR="00F5201F">
          <w:rPr>
            <w:szCs w:val="24"/>
          </w:rPr>
          <w:t>for this species</w:t>
        </w:r>
      </w:ins>
      <w:r w:rsidRPr="00ED7236">
        <w:rPr>
          <w:szCs w:val="24"/>
        </w:rPr>
        <w:t xml:space="preserve">. </w:t>
      </w:r>
    </w:p>
    <w:p w14:paraId="1FBB80BA" w14:textId="77777777" w:rsidR="00A23C02" w:rsidRPr="00ED7236" w:rsidRDefault="00A23C02" w:rsidP="002F0817">
      <w:pPr>
        <w:autoSpaceDE w:val="0"/>
        <w:autoSpaceDN w:val="0"/>
        <w:adjustRightInd w:val="0"/>
        <w:spacing w:after="0" w:line="480" w:lineRule="auto"/>
        <w:ind w:firstLine="720"/>
        <w:jc w:val="both"/>
        <w:rPr>
          <w:szCs w:val="24"/>
        </w:rPr>
      </w:pPr>
    </w:p>
    <w:p w14:paraId="77462E04" w14:textId="19E3586C" w:rsidR="00A23C02" w:rsidRPr="00452FE1" w:rsidRDefault="00452FE1" w:rsidP="00452FE1">
      <w:pPr>
        <w:autoSpaceDE w:val="0"/>
        <w:autoSpaceDN w:val="0"/>
        <w:adjustRightInd w:val="0"/>
        <w:spacing w:after="0" w:line="480" w:lineRule="auto"/>
        <w:jc w:val="both"/>
        <w:rPr>
          <w:szCs w:val="24"/>
        </w:rPr>
      </w:pPr>
      <w:r w:rsidRPr="00452FE1">
        <w:rPr>
          <w:szCs w:val="24"/>
        </w:rPr>
        <w:t>2.</w:t>
      </w:r>
      <w:r>
        <w:rPr>
          <w:szCs w:val="24"/>
        </w:rPr>
        <w:t xml:space="preserve"> </w:t>
      </w:r>
      <w:r w:rsidR="00A23C02" w:rsidRPr="00452FE1">
        <w:rPr>
          <w:szCs w:val="24"/>
        </w:rPr>
        <w:t>MATERIALS AND METHODS</w:t>
      </w:r>
    </w:p>
    <w:p w14:paraId="5A605679" w14:textId="1480E7ED" w:rsidR="00A23C02" w:rsidRPr="00452FE1" w:rsidRDefault="00452FE1" w:rsidP="002F0817">
      <w:pPr>
        <w:pStyle w:val="FirstParagraph"/>
        <w:spacing w:after="0" w:line="480" w:lineRule="auto"/>
        <w:jc w:val="both"/>
        <w:rPr>
          <w:lang w:val="en-GB"/>
        </w:rPr>
      </w:pPr>
      <w:r w:rsidRPr="00452FE1">
        <w:rPr>
          <w:lang w:val="en-GB"/>
        </w:rPr>
        <w:t>2</w:t>
      </w:r>
      <w:r>
        <w:rPr>
          <w:lang w:val="en-GB"/>
        </w:rPr>
        <w:t>.1.</w:t>
      </w:r>
      <w:r w:rsidRPr="00452FE1">
        <w:rPr>
          <w:lang w:val="en-GB"/>
        </w:rPr>
        <w:t xml:space="preserve"> </w:t>
      </w:r>
      <w:commentRangeStart w:id="241"/>
      <w:commentRangeStart w:id="242"/>
      <w:commentRangeStart w:id="243"/>
      <w:r w:rsidR="0070268D" w:rsidRPr="00452FE1">
        <w:rPr>
          <w:lang w:val="en-GB"/>
        </w:rPr>
        <w:t>Study site</w:t>
      </w:r>
      <w:commentRangeEnd w:id="241"/>
      <w:r w:rsidR="0070268D">
        <w:rPr>
          <w:rStyle w:val="CommentReference"/>
          <w:lang w:val="en-GB"/>
        </w:rPr>
        <w:commentReference w:id="241"/>
      </w:r>
      <w:commentRangeEnd w:id="242"/>
      <w:r w:rsidR="0070268D">
        <w:rPr>
          <w:rStyle w:val="CommentReference"/>
          <w:lang w:val="en-GB"/>
        </w:rPr>
        <w:commentReference w:id="242"/>
      </w:r>
      <w:commentRangeEnd w:id="243"/>
      <w:r w:rsidR="00B40814">
        <w:rPr>
          <w:rStyle w:val="CommentReference"/>
          <w:lang w:val="en-GB"/>
        </w:rPr>
        <w:commentReference w:id="243"/>
      </w:r>
    </w:p>
    <w:p w14:paraId="3CE24616" w14:textId="785B1534" w:rsidR="00051B7C" w:rsidRPr="00ED7236" w:rsidRDefault="00A23C02" w:rsidP="002F0817">
      <w:pPr>
        <w:spacing w:after="0" w:line="480" w:lineRule="auto"/>
        <w:jc w:val="both"/>
        <w:rPr>
          <w:szCs w:val="24"/>
        </w:rPr>
      </w:pPr>
      <w:r w:rsidRPr="00ED7236">
        <w:rPr>
          <w:szCs w:val="24"/>
        </w:rPr>
        <w:t>Aldabra Atoll (9°25</w:t>
      </w:r>
      <w:r w:rsidRPr="00ED7236">
        <w:rPr>
          <w:rFonts w:eastAsia="AdvOT596495f2+20"/>
          <w:szCs w:val="24"/>
        </w:rPr>
        <w:t>′</w:t>
      </w:r>
      <w:r w:rsidRPr="00ED7236">
        <w:rPr>
          <w:szCs w:val="24"/>
        </w:rPr>
        <w:t>0</w:t>
      </w:r>
      <w:r w:rsidRPr="00ED7236">
        <w:rPr>
          <w:rFonts w:eastAsia="AdvOT596495f2+20"/>
          <w:szCs w:val="24"/>
        </w:rPr>
        <w:t xml:space="preserve">″ </w:t>
      </w:r>
      <w:r w:rsidRPr="00ED7236">
        <w:rPr>
          <w:szCs w:val="24"/>
        </w:rPr>
        <w:t>S, 46°24</w:t>
      </w:r>
      <w:r w:rsidRPr="00ED7236">
        <w:rPr>
          <w:rFonts w:eastAsia="AdvOT596495f2+20"/>
          <w:szCs w:val="24"/>
        </w:rPr>
        <w:t>′</w:t>
      </w:r>
      <w:r w:rsidRPr="00ED7236">
        <w:rPr>
          <w:szCs w:val="24"/>
        </w:rPr>
        <w:t>59</w:t>
      </w:r>
      <w:r w:rsidRPr="00ED7236">
        <w:rPr>
          <w:rFonts w:eastAsia="AdvOT596495f2+20"/>
          <w:szCs w:val="24"/>
        </w:rPr>
        <w:t>″ E</w:t>
      </w:r>
      <w:r w:rsidR="00600EEA" w:rsidRPr="00ED7236">
        <w:rPr>
          <w:rFonts w:eastAsia="AdvOT596495f2+20"/>
          <w:szCs w:val="24"/>
        </w:rPr>
        <w:t>;</w:t>
      </w:r>
      <w:r w:rsidR="00775140" w:rsidRPr="00ED7236">
        <w:rPr>
          <w:rFonts w:eastAsia="AdvOT596495f2+20"/>
          <w:szCs w:val="24"/>
        </w:rPr>
        <w:t xml:space="preserve"> land area </w:t>
      </w:r>
      <w:r w:rsidR="00775140" w:rsidRPr="00ED7236">
        <w:rPr>
          <w:szCs w:val="24"/>
        </w:rPr>
        <w:t>155</w:t>
      </w:r>
      <w:r w:rsidR="001073FA" w:rsidRPr="00ED7236">
        <w:rPr>
          <w:szCs w:val="24"/>
        </w:rPr>
        <w:t xml:space="preserve"> </w:t>
      </w:r>
      <w:r w:rsidR="00775140" w:rsidRPr="00ED7236">
        <w:rPr>
          <w:szCs w:val="24"/>
        </w:rPr>
        <w:t>km</w:t>
      </w:r>
      <w:r w:rsidR="00775140" w:rsidRPr="00ED7236">
        <w:rPr>
          <w:szCs w:val="24"/>
          <w:vertAlign w:val="superscript"/>
        </w:rPr>
        <w:t>2</w:t>
      </w:r>
      <w:r w:rsidRPr="00ED7236">
        <w:rPr>
          <w:szCs w:val="24"/>
        </w:rPr>
        <w:t xml:space="preserve">) </w:t>
      </w:r>
      <w:r w:rsidR="00600EEA" w:rsidRPr="00ED7236">
        <w:rPr>
          <w:szCs w:val="24"/>
        </w:rPr>
        <w:t xml:space="preserve">is a large (34 km × 14 km) raised atoll </w:t>
      </w:r>
      <w:r w:rsidRPr="00ED7236">
        <w:rPr>
          <w:szCs w:val="24"/>
        </w:rPr>
        <w:t>in the Western Indian Ocean</w:t>
      </w:r>
      <w:r w:rsidR="00600EEA" w:rsidRPr="00ED7236">
        <w:rPr>
          <w:szCs w:val="24"/>
        </w:rPr>
        <w:t>, which</w:t>
      </w:r>
      <w:r w:rsidRPr="00ED7236">
        <w:rPr>
          <w:szCs w:val="24"/>
        </w:rPr>
        <w:t xml:space="preserve"> forms part of the Seychelles archipelago. It is </w:t>
      </w:r>
      <w:r w:rsidR="00600EEA" w:rsidRPr="00ED7236">
        <w:rPr>
          <w:szCs w:val="24"/>
        </w:rPr>
        <w:t xml:space="preserve">ca. </w:t>
      </w:r>
      <w:r w:rsidRPr="00ED7236">
        <w:rPr>
          <w:szCs w:val="24"/>
        </w:rPr>
        <w:t>1100</w:t>
      </w:r>
      <w:r w:rsidR="00D07E2A" w:rsidRPr="00ED7236">
        <w:rPr>
          <w:szCs w:val="24"/>
        </w:rPr>
        <w:t xml:space="preserve"> </w:t>
      </w:r>
      <w:r w:rsidRPr="00ED7236">
        <w:rPr>
          <w:szCs w:val="24"/>
        </w:rPr>
        <w:t>km south</w:t>
      </w:r>
      <w:r w:rsidR="00600EEA" w:rsidRPr="00ED7236">
        <w:rPr>
          <w:szCs w:val="24"/>
        </w:rPr>
        <w:t>-</w:t>
      </w:r>
      <w:r w:rsidRPr="00ED7236">
        <w:rPr>
          <w:szCs w:val="24"/>
        </w:rPr>
        <w:t xml:space="preserve">west of Mahé, the </w:t>
      </w:r>
      <w:r w:rsidR="00E5161A" w:rsidRPr="00ED7236">
        <w:rPr>
          <w:szCs w:val="24"/>
        </w:rPr>
        <w:t xml:space="preserve">main </w:t>
      </w:r>
      <w:r w:rsidRPr="00ED7236">
        <w:rPr>
          <w:szCs w:val="24"/>
        </w:rPr>
        <w:t>i</w:t>
      </w:r>
      <w:r w:rsidR="00D07E2A" w:rsidRPr="00ED7236">
        <w:rPr>
          <w:szCs w:val="24"/>
        </w:rPr>
        <w:t xml:space="preserve">sland of the Seychelles, and </w:t>
      </w:r>
      <w:r w:rsidR="00600EEA" w:rsidRPr="00ED7236">
        <w:rPr>
          <w:szCs w:val="24"/>
        </w:rPr>
        <w:t xml:space="preserve">ca. </w:t>
      </w:r>
      <w:r w:rsidR="00D07E2A" w:rsidRPr="00ED7236">
        <w:rPr>
          <w:szCs w:val="24"/>
        </w:rPr>
        <w:t>4</w:t>
      </w:r>
      <w:r w:rsidR="00600EEA" w:rsidRPr="00ED7236">
        <w:rPr>
          <w:szCs w:val="24"/>
        </w:rPr>
        <w:t>00</w:t>
      </w:r>
      <w:r w:rsidR="00D07E2A" w:rsidRPr="00ED7236">
        <w:rPr>
          <w:szCs w:val="24"/>
        </w:rPr>
        <w:t xml:space="preserve"> </w:t>
      </w:r>
      <w:r w:rsidRPr="00ED7236">
        <w:rPr>
          <w:szCs w:val="24"/>
        </w:rPr>
        <w:t xml:space="preserve">km </w:t>
      </w:r>
      <w:del w:id="244" w:author="Jennifer Appoo" w:date="2019-11-28T11:57:00Z">
        <w:r w:rsidRPr="00ED7236" w:rsidDel="000C5D2D">
          <w:rPr>
            <w:szCs w:val="24"/>
          </w:rPr>
          <w:delText xml:space="preserve">from </w:delText>
        </w:r>
      </w:del>
      <w:ins w:id="245" w:author="Jennifer Appoo" w:date="2019-11-28T11:57:00Z">
        <w:r w:rsidR="000C5D2D">
          <w:rPr>
            <w:szCs w:val="24"/>
          </w:rPr>
          <w:t>north of</w:t>
        </w:r>
        <w:r w:rsidR="000C5D2D" w:rsidRPr="00ED7236">
          <w:rPr>
            <w:szCs w:val="24"/>
          </w:rPr>
          <w:t xml:space="preserve"> </w:t>
        </w:r>
      </w:ins>
      <w:r w:rsidRPr="00ED7236">
        <w:rPr>
          <w:szCs w:val="24"/>
        </w:rPr>
        <w:t>Mad</w:t>
      </w:r>
      <w:r w:rsidR="001073FA" w:rsidRPr="00ED7236">
        <w:rPr>
          <w:szCs w:val="24"/>
        </w:rPr>
        <w:t xml:space="preserve">agascar (Fig. 1). Aldabra is </w:t>
      </w:r>
      <w:r w:rsidRPr="00ED7236">
        <w:rPr>
          <w:szCs w:val="24"/>
        </w:rPr>
        <w:t xml:space="preserve">composed of a characteristic and irregular coral limestone formation </w:t>
      </w:r>
      <w:r w:rsidR="00347D7B" w:rsidRPr="00ED7236">
        <w:rPr>
          <w:szCs w:val="24"/>
        </w:rPr>
        <w:t>called</w:t>
      </w:r>
      <w:r w:rsidRPr="00ED7236">
        <w:rPr>
          <w:szCs w:val="24"/>
        </w:rPr>
        <w:t xml:space="preserve"> ‘champignon’. The terrestrial environment is dominated by dense scrub of varying height, either continuous or in a mosaic with open r</w:t>
      </w:r>
      <w:r w:rsidR="003E2852" w:rsidRPr="00ED7236">
        <w:rPr>
          <w:szCs w:val="24"/>
        </w:rPr>
        <w:t>ocky ground (Hnatiuk &amp; Merton</w:t>
      </w:r>
      <w:r w:rsidRPr="00ED7236">
        <w:rPr>
          <w:szCs w:val="24"/>
        </w:rPr>
        <w:t xml:space="preserve"> </w:t>
      </w:r>
      <w:r w:rsidRPr="00ED7236">
        <w:rPr>
          <w:szCs w:val="24"/>
        </w:rPr>
        <w:lastRenderedPageBreak/>
        <w:t xml:space="preserve">1979). </w:t>
      </w:r>
      <w:commentRangeStart w:id="246"/>
      <w:commentRangeStart w:id="247"/>
      <w:r w:rsidR="0070268D" w:rsidRPr="00ED7236">
        <w:rPr>
          <w:szCs w:val="24"/>
        </w:rPr>
        <w:t>Aldabra</w:t>
      </w:r>
      <w:r w:rsidR="0070268D" w:rsidRPr="00ED7236">
        <w:rPr>
          <w:rFonts w:eastAsia="AdvOT596495f2+20"/>
          <w:szCs w:val="24"/>
        </w:rPr>
        <w:t>’</w:t>
      </w:r>
      <w:r w:rsidR="0070268D" w:rsidRPr="00ED7236">
        <w:rPr>
          <w:szCs w:val="24"/>
        </w:rPr>
        <w:t xml:space="preserve">s climate is </w:t>
      </w:r>
      <w:del w:id="248" w:author="Jennifer Appoo" w:date="2019-11-28T12:11:00Z">
        <w:r w:rsidR="0070268D" w:rsidRPr="00ED7236" w:rsidDel="002352D3">
          <w:rPr>
            <w:szCs w:val="24"/>
          </w:rPr>
          <w:delText xml:space="preserve">determined </w:delText>
        </w:r>
      </w:del>
      <w:ins w:id="249" w:author="Jennifer Appoo" w:date="2019-11-28T12:11:00Z">
        <w:r w:rsidR="002352D3">
          <w:rPr>
            <w:szCs w:val="24"/>
          </w:rPr>
          <w:t>defined</w:t>
        </w:r>
        <w:r w:rsidR="002352D3" w:rsidRPr="00ED7236">
          <w:rPr>
            <w:szCs w:val="24"/>
          </w:rPr>
          <w:t xml:space="preserve"> </w:t>
        </w:r>
      </w:ins>
      <w:r w:rsidR="0070268D" w:rsidRPr="00ED7236">
        <w:rPr>
          <w:szCs w:val="24"/>
        </w:rPr>
        <w:t>by two distinct seasons: the wet season of the north-west monsoon from November to April</w:t>
      </w:r>
      <w:commentRangeEnd w:id="246"/>
      <w:r w:rsidR="0070268D">
        <w:rPr>
          <w:rStyle w:val="CommentReference"/>
        </w:rPr>
        <w:commentReference w:id="246"/>
      </w:r>
      <w:commentRangeEnd w:id="247"/>
      <w:r w:rsidR="00D84B8B">
        <w:rPr>
          <w:rStyle w:val="CommentReference"/>
        </w:rPr>
        <w:commentReference w:id="247"/>
      </w:r>
      <w:r w:rsidR="0070268D" w:rsidRPr="00ED7236" w:rsidDel="0070268D">
        <w:rPr>
          <w:szCs w:val="24"/>
        </w:rPr>
        <w:t xml:space="preserve"> </w:t>
      </w:r>
      <w:r w:rsidRPr="00ED7236">
        <w:rPr>
          <w:szCs w:val="24"/>
        </w:rPr>
        <w:t xml:space="preserve">(Stoddart </w:t>
      </w:r>
      <w:r w:rsidR="003E2852" w:rsidRPr="00ED7236">
        <w:rPr>
          <w:szCs w:val="24"/>
        </w:rPr>
        <w:t>&amp; Mole</w:t>
      </w:r>
      <w:r w:rsidRPr="00ED7236">
        <w:rPr>
          <w:szCs w:val="24"/>
        </w:rPr>
        <w:t xml:space="preserve"> 1977), while between May to October there is lower rainfall resulting from the south</w:t>
      </w:r>
      <w:r w:rsidR="00347D7B" w:rsidRPr="00ED7236">
        <w:rPr>
          <w:szCs w:val="24"/>
        </w:rPr>
        <w:t>-</w:t>
      </w:r>
      <w:r w:rsidRPr="00ED7236">
        <w:rPr>
          <w:szCs w:val="24"/>
        </w:rPr>
        <w:t xml:space="preserve">east </w:t>
      </w:r>
      <w:r w:rsidR="00347D7B" w:rsidRPr="00ED7236">
        <w:rPr>
          <w:szCs w:val="24"/>
        </w:rPr>
        <w:t xml:space="preserve">trade </w:t>
      </w:r>
      <w:r w:rsidRPr="00ED7236">
        <w:rPr>
          <w:szCs w:val="24"/>
        </w:rPr>
        <w:t>winds.</w:t>
      </w:r>
      <w:r w:rsidR="00DE0587" w:rsidRPr="00ED7236">
        <w:rPr>
          <w:szCs w:val="24"/>
        </w:rPr>
        <w:t xml:space="preserve"> </w:t>
      </w:r>
    </w:p>
    <w:p w14:paraId="4FA78392" w14:textId="77777777" w:rsidR="00051B7C" w:rsidRPr="00ED7236" w:rsidRDefault="00051B7C" w:rsidP="002F0817">
      <w:pPr>
        <w:spacing w:after="0" w:line="480" w:lineRule="auto"/>
        <w:jc w:val="both"/>
        <w:rPr>
          <w:szCs w:val="24"/>
        </w:rPr>
      </w:pPr>
    </w:p>
    <w:p w14:paraId="686F601D" w14:textId="05899103" w:rsidR="00051B7C" w:rsidRPr="00452FE1" w:rsidRDefault="00452FE1" w:rsidP="002F0817">
      <w:pPr>
        <w:spacing w:after="0" w:line="480" w:lineRule="auto"/>
        <w:jc w:val="both"/>
        <w:rPr>
          <w:szCs w:val="24"/>
        </w:rPr>
      </w:pPr>
      <w:r>
        <w:rPr>
          <w:szCs w:val="24"/>
        </w:rPr>
        <w:t xml:space="preserve">2.2. </w:t>
      </w:r>
      <w:commentRangeStart w:id="250"/>
      <w:commentRangeStart w:id="251"/>
      <w:r w:rsidR="0003380E" w:rsidRPr="00452FE1">
        <w:rPr>
          <w:szCs w:val="24"/>
        </w:rPr>
        <w:t>Survey design and sampling</w:t>
      </w:r>
      <w:commentRangeEnd w:id="250"/>
      <w:r w:rsidR="0003380E">
        <w:rPr>
          <w:rStyle w:val="CommentReference"/>
        </w:rPr>
        <w:commentReference w:id="250"/>
      </w:r>
      <w:commentRangeEnd w:id="251"/>
      <w:r w:rsidR="0003380E">
        <w:rPr>
          <w:rStyle w:val="CommentReference"/>
        </w:rPr>
        <w:commentReference w:id="251"/>
      </w:r>
    </w:p>
    <w:p w14:paraId="13C71DD7" w14:textId="76B3CDD2" w:rsidR="00A23C02" w:rsidRPr="005945F3" w:rsidRDefault="00A23C02" w:rsidP="002F0817">
      <w:pPr>
        <w:pStyle w:val="FirstParagraph"/>
        <w:spacing w:before="0" w:after="0" w:line="480" w:lineRule="auto"/>
        <w:jc w:val="both"/>
        <w:rPr>
          <w:lang w:val="en-GB"/>
        </w:rPr>
      </w:pPr>
      <w:r w:rsidRPr="00ED7236">
        <w:t xml:space="preserve">The distribution of </w:t>
      </w:r>
      <w:r w:rsidRPr="00ED7236">
        <w:rPr>
          <w:i/>
        </w:rPr>
        <w:t>B</w:t>
      </w:r>
      <w:r w:rsidR="00A4517B" w:rsidRPr="00ED7236">
        <w:rPr>
          <w:i/>
        </w:rPr>
        <w:t>irgus</w:t>
      </w:r>
      <w:r w:rsidRPr="00ED7236">
        <w:rPr>
          <w:i/>
        </w:rPr>
        <w:t xml:space="preserve"> latro</w:t>
      </w:r>
      <w:r w:rsidRPr="00ED7236">
        <w:t xml:space="preserve"> is thought to be structured by distan</w:t>
      </w:r>
      <w:r w:rsidR="003E2852" w:rsidRPr="00ED7236">
        <w:t>ce from the coastline (Schiller</w:t>
      </w:r>
      <w:r w:rsidRPr="00ED7236">
        <w:t xml:space="preserve"> 1992). </w:t>
      </w:r>
      <w:del w:id="252" w:author="Jennifer Appoo" w:date="2019-11-28T12:03:00Z">
        <w:r w:rsidRPr="00ED7236" w:rsidDel="00450CDE">
          <w:delText>Therefore</w:delText>
        </w:r>
        <w:r w:rsidR="00AA7057" w:rsidRPr="00ED7236" w:rsidDel="00450CDE">
          <w:delText xml:space="preserve"> </w:delText>
        </w:r>
      </w:del>
      <w:commentRangeStart w:id="253"/>
      <w:commentRangeEnd w:id="253"/>
      <w:ins w:id="254" w:author="Jennifer Appoo" w:date="2019-11-28T12:05:00Z">
        <w:r w:rsidR="0009539C">
          <w:rPr>
            <w:rStyle w:val="CommentReference"/>
            <w:lang w:val="en-GB"/>
          </w:rPr>
          <w:commentReference w:id="253"/>
        </w:r>
        <w:commentRangeStart w:id="255"/>
        <w:commentRangeEnd w:id="255"/>
        <w:r w:rsidR="0009539C">
          <w:rPr>
            <w:rStyle w:val="CommentReference"/>
            <w:lang w:val="en-GB"/>
          </w:rPr>
          <w:commentReference w:id="255"/>
        </w:r>
      </w:ins>
      <w:del w:id="256" w:author="Jennifer Appoo" w:date="2019-11-28T12:03:00Z">
        <w:r w:rsidR="00AA7057" w:rsidRPr="00ED7236" w:rsidDel="00450CDE">
          <w:delText>we conducted</w:delText>
        </w:r>
        <w:r w:rsidRPr="00ED7236" w:rsidDel="00450CDE">
          <w:rPr>
            <w:i/>
          </w:rPr>
          <w:delText xml:space="preserve"> </w:delText>
        </w:r>
      </w:del>
      <w:ins w:id="257" w:author="Jennifer Appoo" w:date="2019-11-28T12:03:00Z">
        <w:r w:rsidR="00450CDE">
          <w:t xml:space="preserve">Population surveys of </w:t>
        </w:r>
      </w:ins>
      <w:r w:rsidRPr="00ED7236">
        <w:rPr>
          <w:i/>
        </w:rPr>
        <w:t>B. latro</w:t>
      </w:r>
      <w:r w:rsidRPr="00ED7236">
        <w:t xml:space="preserve"> </w:t>
      </w:r>
      <w:del w:id="258" w:author="Jennifer Appoo" w:date="2019-11-28T12:03:00Z">
        <w:r w:rsidRPr="00ED7236" w:rsidDel="00450CDE">
          <w:delText>population surveys</w:delText>
        </w:r>
      </w:del>
      <w:ins w:id="259" w:author="Jennifer Appoo" w:date="2019-11-28T12:03:00Z">
        <w:r w:rsidR="00450CDE">
          <w:t>were conducted</w:t>
        </w:r>
      </w:ins>
      <w:r w:rsidRPr="00ED7236">
        <w:t xml:space="preserve"> </w:t>
      </w:r>
      <w:r w:rsidR="00347D7B" w:rsidRPr="00ED7236">
        <w:t>al</w:t>
      </w:r>
      <w:r w:rsidRPr="00ED7236">
        <w:t>on</w:t>
      </w:r>
      <w:r w:rsidR="00347D7B" w:rsidRPr="00ED7236">
        <w:t>g</w:t>
      </w:r>
      <w:r w:rsidRPr="00ED7236">
        <w:t xml:space="preserve"> two transects established </w:t>
      </w:r>
      <w:commentRangeStart w:id="260"/>
      <w:r w:rsidR="00EE63F1" w:rsidRPr="00ED7236">
        <w:t xml:space="preserve">on existing walking trails </w:t>
      </w:r>
      <w:commentRangeEnd w:id="260"/>
      <w:r w:rsidR="00EE63F1">
        <w:rPr>
          <w:rStyle w:val="CommentReference"/>
          <w:lang w:val="en-GB"/>
        </w:rPr>
        <w:commentReference w:id="260"/>
      </w:r>
      <w:r w:rsidRPr="00ED7236">
        <w:t xml:space="preserve">at </w:t>
      </w:r>
      <w:r w:rsidR="00347D7B" w:rsidRPr="00ED7236">
        <w:t xml:space="preserve">different </w:t>
      </w:r>
      <w:r w:rsidRPr="00ED7236">
        <w:t>distances from the shore (Fig. 1)</w:t>
      </w:r>
      <w:r w:rsidR="00AE2C6B" w:rsidRPr="00ED7236">
        <w:t xml:space="preserve"> on the island of Picard, one of the four islands of Aldabra</w:t>
      </w:r>
      <w:r w:rsidRPr="00ED7236">
        <w:t>.</w:t>
      </w:r>
      <w:r w:rsidR="00347D7B" w:rsidRPr="00ED7236">
        <w:t xml:space="preserve"> Both transects were divided into 50</w:t>
      </w:r>
      <w:ins w:id="261" w:author="Jennifer Appoo" w:date="2019-11-28T12:03:00Z">
        <w:r w:rsidR="000706F4">
          <w:t xml:space="preserve"> </w:t>
        </w:r>
      </w:ins>
      <w:del w:id="262" w:author="Jennifer Appoo" w:date="2019-11-28T12:03:00Z">
        <w:r w:rsidR="00347D7B" w:rsidRPr="00ED7236" w:rsidDel="000706F4">
          <w:delText>-</w:delText>
        </w:r>
      </w:del>
      <w:r w:rsidR="00347D7B" w:rsidRPr="00ED7236">
        <w:t>m sections.</w:t>
      </w:r>
      <w:r w:rsidRPr="00ED7236">
        <w:t xml:space="preserve"> The </w:t>
      </w:r>
      <w:r w:rsidR="006C41EC" w:rsidRPr="00ED7236">
        <w:t>‘</w:t>
      </w:r>
      <w:r w:rsidR="00595D5A" w:rsidRPr="00ED7236">
        <w:t>shore</w:t>
      </w:r>
      <w:r w:rsidR="006C41EC" w:rsidRPr="00ED7236">
        <w:t>’</w:t>
      </w:r>
      <w:r w:rsidRPr="00ED7236">
        <w:t xml:space="preserve"> transect was 1.4</w:t>
      </w:r>
      <w:r w:rsidR="00347D7B" w:rsidRPr="00ED7236">
        <w:t xml:space="preserve"> </w:t>
      </w:r>
      <w:r w:rsidRPr="00ED7236">
        <w:t xml:space="preserve">km long and </w:t>
      </w:r>
      <w:r w:rsidR="003A222A" w:rsidRPr="00ED7236">
        <w:t xml:space="preserve">1–26 m </w:t>
      </w:r>
      <w:r w:rsidRPr="00ED7236">
        <w:t xml:space="preserve">from the shore </w:t>
      </w:r>
      <w:r w:rsidR="00705E5F" w:rsidRPr="00ED7236">
        <w:t>(</w:t>
      </w:r>
      <w:r w:rsidR="00B130B6" w:rsidRPr="00ED7236">
        <w:t>high</w:t>
      </w:r>
      <w:r w:rsidR="00705E5F" w:rsidRPr="00ED7236">
        <w:t xml:space="preserve"> water mark)</w:t>
      </w:r>
      <w:r w:rsidRPr="00ED7236">
        <w:t xml:space="preserve">. The </w:t>
      </w:r>
      <w:r w:rsidR="006C41EC" w:rsidRPr="00ED7236">
        <w:t>‘</w:t>
      </w:r>
      <w:r w:rsidRPr="00ED7236">
        <w:t>inland</w:t>
      </w:r>
      <w:r w:rsidR="006C41EC" w:rsidRPr="00ED7236">
        <w:t>’</w:t>
      </w:r>
      <w:r w:rsidRPr="00ED7236">
        <w:t xml:space="preserve"> transect was 1.8</w:t>
      </w:r>
      <w:r w:rsidR="00DE0587" w:rsidRPr="00ED7236">
        <w:t xml:space="preserve"> </w:t>
      </w:r>
      <w:r w:rsidRPr="00ED7236">
        <w:t xml:space="preserve">km long </w:t>
      </w:r>
      <w:r w:rsidR="006C41EC" w:rsidRPr="00ED7236">
        <w:t xml:space="preserve">and </w:t>
      </w:r>
      <w:r w:rsidRPr="00ED7236">
        <w:t>38</w:t>
      </w:r>
      <w:r w:rsidR="00347D7B" w:rsidRPr="00ED7236">
        <w:t>–</w:t>
      </w:r>
      <w:r w:rsidRPr="00ED7236">
        <w:t>177</w:t>
      </w:r>
      <w:r w:rsidR="00D07E2A" w:rsidRPr="00ED7236">
        <w:t xml:space="preserve"> </w:t>
      </w:r>
      <w:r w:rsidRPr="00ED7236">
        <w:t>m</w:t>
      </w:r>
      <w:r w:rsidR="006C41EC" w:rsidRPr="00ED7236">
        <w:t xml:space="preserve"> from the shore</w:t>
      </w:r>
      <w:r w:rsidRPr="00ED7236">
        <w:t xml:space="preserve">. </w:t>
      </w:r>
      <w:r w:rsidR="00C94597" w:rsidRPr="00ED7236">
        <w:t xml:space="preserve">We surveyed </w:t>
      </w:r>
      <w:del w:id="263" w:author="Jennifer Appoo" w:date="2019-11-28T12:09:00Z">
        <w:r w:rsidR="00C94597" w:rsidRPr="00ED7236" w:rsidDel="005938D4">
          <w:delText xml:space="preserve">both </w:delText>
        </w:r>
      </w:del>
      <w:ins w:id="264" w:author="Jennifer Appoo" w:date="2019-11-28T12:09:00Z">
        <w:r w:rsidR="005938D4">
          <w:t>each</w:t>
        </w:r>
        <w:r w:rsidR="005938D4" w:rsidRPr="00ED7236">
          <w:t xml:space="preserve"> </w:t>
        </w:r>
      </w:ins>
      <w:r w:rsidR="00C94597" w:rsidRPr="00ED7236">
        <w:t>transect</w:t>
      </w:r>
      <w:del w:id="265" w:author="Jennifer Appoo" w:date="2019-11-28T12:09:00Z">
        <w:r w:rsidR="00C94597" w:rsidRPr="00ED7236" w:rsidDel="005938D4">
          <w:delText>s</w:delText>
        </w:r>
        <w:r w:rsidR="004117C9" w:rsidRPr="00ED7236" w:rsidDel="005938D4">
          <w:delText xml:space="preserve"> </w:delText>
        </w:r>
      </w:del>
      <w:del w:id="266" w:author="Jennifer Appoo" w:date="2019-11-28T12:12:00Z">
        <w:r w:rsidR="00681C85" w:rsidRPr="00ED7236" w:rsidDel="00681C85">
          <w:delText>simultaneously</w:delText>
        </w:r>
        <w:commentRangeStart w:id="267"/>
        <w:commentRangeEnd w:id="267"/>
        <w:r w:rsidR="00681C85" w:rsidDel="00681C85">
          <w:rPr>
            <w:rStyle w:val="CommentReference"/>
            <w:lang w:val="en-GB"/>
          </w:rPr>
          <w:commentReference w:id="267"/>
        </w:r>
        <w:r w:rsidRPr="00ED7236" w:rsidDel="00681C85">
          <w:delText xml:space="preserve"> </w:delText>
        </w:r>
      </w:del>
      <w:ins w:id="268" w:author="Jennifer Appoo" w:date="2019-11-28T12:12:00Z">
        <w:r w:rsidR="00681C85">
          <w:t xml:space="preserve"> </w:t>
        </w:r>
      </w:ins>
      <w:r w:rsidR="003A222A" w:rsidRPr="00ED7236">
        <w:t>(</w:t>
      </w:r>
      <w:ins w:id="269" w:author="Jennifer Appoo" w:date="2019-11-28T11:58:00Z">
        <w:r w:rsidR="000C5D2D">
          <w:t>two</w:t>
        </w:r>
        <w:r w:rsidR="000C5D2D" w:rsidRPr="00ED7236">
          <w:t xml:space="preserve"> pe</w:t>
        </w:r>
        <w:r w:rsidR="000C5D2D">
          <w:t>ople</w:t>
        </w:r>
      </w:ins>
      <w:ins w:id="270" w:author="Jennifer Appoo" w:date="2019-11-28T12:10:00Z">
        <w:r w:rsidR="0017527D" w:rsidRPr="00ED7236">
          <w:t xml:space="preserve"> </w:t>
        </w:r>
        <w:commentRangeStart w:id="271"/>
        <w:commentRangeEnd w:id="271"/>
        <w:r w:rsidR="0017527D">
          <w:rPr>
            <w:rStyle w:val="CommentReference"/>
            <w:lang w:val="en-GB"/>
          </w:rPr>
          <w:commentReference w:id="271"/>
        </w:r>
      </w:ins>
      <w:del w:id="272" w:author="Jennifer Appoo" w:date="2019-11-28T11:57:00Z">
        <w:r w:rsidR="00DE0587" w:rsidRPr="00ED7236" w:rsidDel="000C5D2D">
          <w:delText>one</w:delText>
        </w:r>
        <w:r w:rsidR="003A222A" w:rsidRPr="00ED7236" w:rsidDel="000C5D2D">
          <w:delText xml:space="preserve"> person</w:delText>
        </w:r>
      </w:del>
      <w:del w:id="273" w:author="Jennifer Appoo" w:date="2019-11-28T11:58:00Z">
        <w:r w:rsidR="003A222A" w:rsidRPr="00ED7236" w:rsidDel="000C5D2D">
          <w:delText xml:space="preserve"> </w:delText>
        </w:r>
      </w:del>
      <w:r w:rsidR="003A222A" w:rsidRPr="00ED7236">
        <w:t xml:space="preserve">walking </w:t>
      </w:r>
      <w:del w:id="274" w:author="Jennifer Appoo" w:date="2019-11-28T12:09:00Z">
        <w:r w:rsidR="003A222A" w:rsidRPr="00ED7236" w:rsidDel="00D5012B">
          <w:delText xml:space="preserve">each </w:delText>
        </w:r>
      </w:del>
      <w:ins w:id="275" w:author="Jennifer Appoo" w:date="2019-11-28T12:09:00Z">
        <w:r w:rsidR="00D5012B">
          <w:t>the</w:t>
        </w:r>
        <w:r w:rsidR="00D5012B" w:rsidRPr="00ED7236">
          <w:t xml:space="preserve"> </w:t>
        </w:r>
      </w:ins>
      <w:r w:rsidR="003A222A" w:rsidRPr="00ED7236">
        <w:t>transect</w:t>
      </w:r>
      <w:ins w:id="276" w:author="Jennifer Appoo" w:date="2019-11-28T12:09:00Z">
        <w:r w:rsidR="00D5012B">
          <w:t>s</w:t>
        </w:r>
      </w:ins>
      <w:r w:rsidR="003A222A" w:rsidRPr="00ED7236">
        <w:t xml:space="preserve">, taking an average of 90 mins) </w:t>
      </w:r>
      <w:r w:rsidRPr="00ED7236">
        <w:t>after sunset, every two weeks bet</w:t>
      </w:r>
      <w:r w:rsidR="00E076DB" w:rsidRPr="00ED7236">
        <w:t xml:space="preserve">ween January </w:t>
      </w:r>
      <w:r w:rsidR="005938D4" w:rsidRPr="00ED7236">
        <w:t>2007 and May 2016.</w:t>
      </w:r>
      <w:commentRangeStart w:id="277"/>
      <w:commentRangeEnd w:id="277"/>
      <w:r w:rsidR="005938D4">
        <w:rPr>
          <w:rStyle w:val="CommentReference"/>
          <w:lang w:val="en-GB"/>
        </w:rPr>
        <w:commentReference w:id="277"/>
      </w:r>
      <w:commentRangeStart w:id="278"/>
      <w:commentRangeEnd w:id="278"/>
      <w:r w:rsidR="008075A1">
        <w:rPr>
          <w:rStyle w:val="CommentReference"/>
          <w:lang w:val="en-GB"/>
        </w:rPr>
        <w:commentReference w:id="278"/>
      </w:r>
    </w:p>
    <w:p w14:paraId="00847492" w14:textId="22883B03" w:rsidR="00A23C02" w:rsidRPr="00ED7236" w:rsidRDefault="00A23C02" w:rsidP="002F0817">
      <w:pPr>
        <w:autoSpaceDE w:val="0"/>
        <w:autoSpaceDN w:val="0"/>
        <w:adjustRightInd w:val="0"/>
        <w:spacing w:after="0" w:line="480" w:lineRule="auto"/>
        <w:ind w:firstLine="720"/>
        <w:jc w:val="both"/>
        <w:rPr>
          <w:szCs w:val="24"/>
        </w:rPr>
      </w:pPr>
      <w:r w:rsidRPr="00ED7236">
        <w:rPr>
          <w:szCs w:val="24"/>
        </w:rPr>
        <w:t xml:space="preserve">All </w:t>
      </w:r>
      <w:r w:rsidRPr="00ED7236">
        <w:rPr>
          <w:i/>
          <w:szCs w:val="24"/>
        </w:rPr>
        <w:t>B. latro</w:t>
      </w:r>
      <w:r w:rsidRPr="00ED7236">
        <w:rPr>
          <w:szCs w:val="24"/>
        </w:rPr>
        <w:t xml:space="preserve"> individuals encountered within </w:t>
      </w:r>
      <w:r w:rsidR="00D07E2A" w:rsidRPr="00ED7236">
        <w:rPr>
          <w:szCs w:val="24"/>
        </w:rPr>
        <w:t>5 m</w:t>
      </w:r>
      <w:r w:rsidRPr="00ED7236">
        <w:rPr>
          <w:szCs w:val="24"/>
        </w:rPr>
        <w:t xml:space="preserve"> on either side of the mid</w:t>
      </w:r>
      <w:r w:rsidR="00D22AFE" w:rsidRPr="00ED7236">
        <w:rPr>
          <w:szCs w:val="24"/>
        </w:rPr>
        <w:t>-</w:t>
      </w:r>
      <w:r w:rsidRPr="00ED7236">
        <w:rPr>
          <w:szCs w:val="24"/>
        </w:rPr>
        <w:t xml:space="preserve">transect line were recorded. For each individual encounter, </w:t>
      </w:r>
      <w:r w:rsidR="00AE757E" w:rsidRPr="00ED7236">
        <w:rPr>
          <w:szCs w:val="24"/>
        </w:rPr>
        <w:t xml:space="preserve">we recorded </w:t>
      </w:r>
      <w:r w:rsidRPr="00ED7236">
        <w:rPr>
          <w:szCs w:val="24"/>
        </w:rPr>
        <w:t xml:space="preserve">the following </w:t>
      </w:r>
      <w:commentRangeStart w:id="279"/>
      <w:r w:rsidR="000C5D2D" w:rsidRPr="00ED7236">
        <w:rPr>
          <w:szCs w:val="24"/>
        </w:rPr>
        <w:t>parameters</w:t>
      </w:r>
      <w:commentRangeEnd w:id="279"/>
      <w:r w:rsidR="000C5D2D">
        <w:rPr>
          <w:rStyle w:val="CommentReference"/>
        </w:rPr>
        <w:commentReference w:id="279"/>
      </w:r>
      <w:r w:rsidRPr="00ED7236">
        <w:rPr>
          <w:szCs w:val="24"/>
        </w:rPr>
        <w:t xml:space="preserve">: </w:t>
      </w:r>
      <w:r w:rsidR="001679EE" w:rsidRPr="00ED7236">
        <w:rPr>
          <w:szCs w:val="24"/>
        </w:rPr>
        <w:t>(i) d</w:t>
      </w:r>
      <w:r w:rsidRPr="00ED7236">
        <w:rPr>
          <w:szCs w:val="24"/>
        </w:rPr>
        <w:t>istance to the mid</w:t>
      </w:r>
      <w:r w:rsidR="001003E3" w:rsidRPr="00ED7236">
        <w:rPr>
          <w:szCs w:val="24"/>
        </w:rPr>
        <w:t>-</w:t>
      </w:r>
      <w:r w:rsidRPr="00ED7236">
        <w:rPr>
          <w:szCs w:val="24"/>
        </w:rPr>
        <w:t>transect line</w:t>
      </w:r>
      <w:r w:rsidR="001679EE" w:rsidRPr="00ED7236">
        <w:rPr>
          <w:szCs w:val="24"/>
        </w:rPr>
        <w:t xml:space="preserve"> (estimated</w:t>
      </w:r>
      <w:r w:rsidRPr="00ED7236">
        <w:rPr>
          <w:szCs w:val="24"/>
        </w:rPr>
        <w:t xml:space="preserve"> to </w:t>
      </w:r>
      <w:r w:rsidR="001679EE" w:rsidRPr="00ED7236">
        <w:rPr>
          <w:szCs w:val="24"/>
        </w:rPr>
        <w:t>nearest meter); (ii) sex (</w:t>
      </w:r>
      <w:r w:rsidRPr="00ED7236">
        <w:rPr>
          <w:szCs w:val="24"/>
        </w:rPr>
        <w:t xml:space="preserve">female </w:t>
      </w:r>
      <w:r w:rsidR="003321D0" w:rsidRPr="00ED7236">
        <w:rPr>
          <w:i/>
          <w:szCs w:val="24"/>
        </w:rPr>
        <w:t>B.</w:t>
      </w:r>
      <w:r w:rsidR="006C41EC" w:rsidRPr="00ED7236">
        <w:rPr>
          <w:i/>
          <w:szCs w:val="24"/>
        </w:rPr>
        <w:t xml:space="preserve"> </w:t>
      </w:r>
      <w:r w:rsidR="003321D0" w:rsidRPr="00ED7236">
        <w:rPr>
          <w:i/>
          <w:szCs w:val="24"/>
        </w:rPr>
        <w:t>latro</w:t>
      </w:r>
      <w:r w:rsidR="003321D0" w:rsidRPr="00ED7236">
        <w:rPr>
          <w:szCs w:val="24"/>
        </w:rPr>
        <w:t xml:space="preserve"> </w:t>
      </w:r>
      <w:r w:rsidR="00755E2C" w:rsidRPr="00ED7236">
        <w:rPr>
          <w:szCs w:val="24"/>
        </w:rPr>
        <w:t>possess</w:t>
      </w:r>
      <w:r w:rsidRPr="00ED7236">
        <w:rPr>
          <w:szCs w:val="24"/>
        </w:rPr>
        <w:t xml:space="preserve"> three large, feathery pleopods on the ventral surface of the</w:t>
      </w:r>
      <w:r w:rsidR="001679EE" w:rsidRPr="00ED7236">
        <w:rPr>
          <w:szCs w:val="24"/>
        </w:rPr>
        <w:t>ir</w:t>
      </w:r>
      <w:r w:rsidRPr="00ED7236">
        <w:rPr>
          <w:szCs w:val="24"/>
        </w:rPr>
        <w:t xml:space="preserve"> abdomen to sup</w:t>
      </w:r>
      <w:r w:rsidR="003E2852" w:rsidRPr="00ED7236">
        <w:rPr>
          <w:szCs w:val="24"/>
        </w:rPr>
        <w:t>port their egg-masses</w:t>
      </w:r>
      <w:r w:rsidR="001679EE" w:rsidRPr="00ED7236">
        <w:rPr>
          <w:szCs w:val="24"/>
        </w:rPr>
        <w:t>;</w:t>
      </w:r>
      <w:r w:rsidR="003E2852" w:rsidRPr="00ED7236">
        <w:rPr>
          <w:szCs w:val="24"/>
        </w:rPr>
        <w:t xml:space="preserve"> Fletcher</w:t>
      </w:r>
      <w:r w:rsidRPr="00ED7236">
        <w:rPr>
          <w:szCs w:val="24"/>
        </w:rPr>
        <w:t xml:space="preserve"> 1993)</w:t>
      </w:r>
      <w:r w:rsidR="001679EE" w:rsidRPr="00ED7236">
        <w:rPr>
          <w:szCs w:val="24"/>
        </w:rPr>
        <w:t xml:space="preserve">, and for </w:t>
      </w:r>
      <w:r w:rsidRPr="00ED7236">
        <w:rPr>
          <w:szCs w:val="24"/>
        </w:rPr>
        <w:t>female</w:t>
      </w:r>
      <w:r w:rsidR="001679EE" w:rsidRPr="00ED7236">
        <w:rPr>
          <w:szCs w:val="24"/>
        </w:rPr>
        <w:t>s,</w:t>
      </w:r>
      <w:r w:rsidRPr="00ED7236">
        <w:rPr>
          <w:szCs w:val="24"/>
        </w:rPr>
        <w:t xml:space="preserve"> whether carrying eggs or not</w:t>
      </w:r>
      <w:r w:rsidR="001679EE" w:rsidRPr="00ED7236">
        <w:rPr>
          <w:szCs w:val="24"/>
        </w:rPr>
        <w:t>; (iii) t</w:t>
      </w:r>
      <w:r w:rsidRPr="00ED7236">
        <w:rPr>
          <w:szCs w:val="24"/>
        </w:rPr>
        <w:t>horacic length</w:t>
      </w:r>
      <w:r w:rsidR="001679EE" w:rsidRPr="00ED7236">
        <w:rPr>
          <w:szCs w:val="24"/>
        </w:rPr>
        <w:t xml:space="preserve"> (</w:t>
      </w:r>
      <w:r w:rsidRPr="00ED7236">
        <w:rPr>
          <w:szCs w:val="24"/>
        </w:rPr>
        <w:t xml:space="preserve">linear distance between anterior and posterior borders </w:t>
      </w:r>
      <w:r w:rsidR="00A5459C" w:rsidRPr="00ED7236">
        <w:rPr>
          <w:szCs w:val="24"/>
        </w:rPr>
        <w:t>of the thoracic groove</w:t>
      </w:r>
      <w:r w:rsidR="00967458" w:rsidRPr="00ED7236">
        <w:rPr>
          <w:szCs w:val="24"/>
        </w:rPr>
        <w:t xml:space="preserve">, </w:t>
      </w:r>
      <w:r w:rsidR="001679EE" w:rsidRPr="00ED7236">
        <w:rPr>
          <w:szCs w:val="24"/>
        </w:rPr>
        <w:t xml:space="preserve">measured </w:t>
      </w:r>
      <w:r w:rsidR="00967458" w:rsidRPr="00ED7236">
        <w:rPr>
          <w:szCs w:val="24"/>
        </w:rPr>
        <w:t xml:space="preserve">with </w:t>
      </w:r>
      <w:commentRangeStart w:id="280"/>
      <w:ins w:id="281" w:author="Jennifer Appoo" w:date="2019-11-28T12:04:00Z">
        <w:r w:rsidR="00342721">
          <w:rPr>
            <w:szCs w:val="24"/>
          </w:rPr>
          <w:t>V</w:t>
        </w:r>
        <w:commentRangeEnd w:id="280"/>
        <w:r w:rsidR="00342721">
          <w:rPr>
            <w:rStyle w:val="CommentReference"/>
          </w:rPr>
          <w:commentReference w:id="280"/>
        </w:r>
        <w:r w:rsidR="00342721" w:rsidRPr="00ED7236">
          <w:rPr>
            <w:szCs w:val="24"/>
          </w:rPr>
          <w:t>ernier</w:t>
        </w:r>
      </w:ins>
      <w:del w:id="282" w:author="Jennifer Appoo" w:date="2019-11-28T12:04:00Z">
        <w:r w:rsidR="00967458" w:rsidRPr="00ED7236" w:rsidDel="00342721">
          <w:rPr>
            <w:szCs w:val="24"/>
          </w:rPr>
          <w:delText>vernier</w:delText>
        </w:r>
      </w:del>
      <w:r w:rsidR="00967458" w:rsidRPr="00ED7236">
        <w:rPr>
          <w:szCs w:val="24"/>
        </w:rPr>
        <w:t xml:space="preserve"> calipers</w:t>
      </w:r>
      <w:r w:rsidR="001679EE" w:rsidRPr="00ED7236">
        <w:rPr>
          <w:szCs w:val="24"/>
        </w:rPr>
        <w:t xml:space="preserve">; </w:t>
      </w:r>
      <w:r w:rsidR="00A5459C" w:rsidRPr="00ED7236">
        <w:rPr>
          <w:szCs w:val="24"/>
        </w:rPr>
        <w:t>Helfman</w:t>
      </w:r>
      <w:r w:rsidR="001679EE" w:rsidRPr="00ED7236">
        <w:rPr>
          <w:szCs w:val="24"/>
        </w:rPr>
        <w:t xml:space="preserve"> 1973</w:t>
      </w:r>
      <w:r w:rsidR="00765F31" w:rsidRPr="00ED7236">
        <w:rPr>
          <w:szCs w:val="24"/>
        </w:rPr>
        <w:t xml:space="preserve"> cited by Amesbury 1980</w:t>
      </w:r>
      <w:r w:rsidR="001679EE" w:rsidRPr="00ED7236">
        <w:rPr>
          <w:szCs w:val="24"/>
        </w:rPr>
        <w:t>); (iv) m</w:t>
      </w:r>
      <w:r w:rsidR="00D27A4B" w:rsidRPr="00ED7236">
        <w:rPr>
          <w:szCs w:val="24"/>
        </w:rPr>
        <w:t>oult</w:t>
      </w:r>
      <w:r w:rsidR="001679EE" w:rsidRPr="00ED7236">
        <w:rPr>
          <w:szCs w:val="24"/>
        </w:rPr>
        <w:t>, measured as</w:t>
      </w:r>
      <w:r w:rsidR="00CD7BC2" w:rsidRPr="00ED7236">
        <w:rPr>
          <w:szCs w:val="24"/>
        </w:rPr>
        <w:t xml:space="preserve"> </w:t>
      </w:r>
      <w:r w:rsidRPr="00ED7236">
        <w:rPr>
          <w:szCs w:val="24"/>
        </w:rPr>
        <w:t>the degree of pleonal expansion</w:t>
      </w:r>
      <w:r w:rsidR="00361D99" w:rsidRPr="00ED7236">
        <w:rPr>
          <w:szCs w:val="24"/>
        </w:rPr>
        <w:t xml:space="preserve"> (Amesbury 1980, Fletcher et al. 1990, Held 1963 cited by Drew et al. 2010)</w:t>
      </w:r>
      <w:r w:rsidRPr="00ED7236">
        <w:rPr>
          <w:szCs w:val="24"/>
        </w:rPr>
        <w:t xml:space="preserve"> using a four-level categorical scale: category</w:t>
      </w:r>
      <w:r w:rsidR="001679EE" w:rsidRPr="00ED7236">
        <w:rPr>
          <w:szCs w:val="24"/>
        </w:rPr>
        <w:t>:</w:t>
      </w:r>
      <w:r w:rsidRPr="00ED7236">
        <w:rPr>
          <w:szCs w:val="24"/>
        </w:rPr>
        <w:t xml:space="preserve"> </w:t>
      </w:r>
      <w:r w:rsidR="001679EE" w:rsidRPr="00ED7236">
        <w:rPr>
          <w:szCs w:val="24"/>
        </w:rPr>
        <w:t>(</w:t>
      </w:r>
      <w:r w:rsidRPr="00ED7236">
        <w:rPr>
          <w:szCs w:val="24"/>
        </w:rPr>
        <w:t>1</w:t>
      </w:r>
      <w:r w:rsidR="001679EE" w:rsidRPr="00ED7236">
        <w:rPr>
          <w:szCs w:val="24"/>
        </w:rPr>
        <w:t>)</w:t>
      </w:r>
      <w:r w:rsidRPr="00ED7236">
        <w:rPr>
          <w:szCs w:val="24"/>
        </w:rPr>
        <w:t xml:space="preserve"> all tergal plates touching each other or only a small gap between the most posterior tergal plate (first plate) and the second plate; </w:t>
      </w:r>
      <w:r w:rsidR="001679EE" w:rsidRPr="00ED7236">
        <w:rPr>
          <w:szCs w:val="24"/>
        </w:rPr>
        <w:t>(2)</w:t>
      </w:r>
      <w:r w:rsidRPr="00ED7236">
        <w:rPr>
          <w:szCs w:val="24"/>
        </w:rPr>
        <w:t xml:space="preserve"> pleon slightly swollen and fleshy abdomen visible between first and second plates, and somewhat visible between second and third plate</w:t>
      </w:r>
      <w:r w:rsidR="001679EE" w:rsidRPr="00ED7236">
        <w:rPr>
          <w:szCs w:val="24"/>
        </w:rPr>
        <w:t>s</w:t>
      </w:r>
      <w:r w:rsidRPr="00ED7236">
        <w:rPr>
          <w:szCs w:val="24"/>
        </w:rPr>
        <w:t xml:space="preserve">; </w:t>
      </w:r>
      <w:r w:rsidR="001679EE" w:rsidRPr="00ED7236">
        <w:rPr>
          <w:szCs w:val="24"/>
        </w:rPr>
        <w:t>(</w:t>
      </w:r>
      <w:r w:rsidRPr="00ED7236">
        <w:rPr>
          <w:szCs w:val="24"/>
        </w:rPr>
        <w:t>3</w:t>
      </w:r>
      <w:r w:rsidR="001679EE" w:rsidRPr="00ED7236">
        <w:rPr>
          <w:szCs w:val="24"/>
        </w:rPr>
        <w:t>)</w:t>
      </w:r>
      <w:r w:rsidRPr="00ED7236">
        <w:rPr>
          <w:szCs w:val="24"/>
        </w:rPr>
        <w:t xml:space="preserve"> pleon swollen and fleshy abdomen </w:t>
      </w:r>
      <w:r w:rsidRPr="00ED7236">
        <w:rPr>
          <w:szCs w:val="24"/>
        </w:rPr>
        <w:lastRenderedPageBreak/>
        <w:t>clearly present between first, second and third plates, and somewhat visible between third and fourth plate</w:t>
      </w:r>
      <w:r w:rsidR="001679EE" w:rsidRPr="00ED7236">
        <w:rPr>
          <w:szCs w:val="24"/>
        </w:rPr>
        <w:t>s</w:t>
      </w:r>
      <w:r w:rsidRPr="00ED7236">
        <w:rPr>
          <w:szCs w:val="24"/>
        </w:rPr>
        <w:t xml:space="preserve">; and </w:t>
      </w:r>
      <w:r w:rsidR="001679EE" w:rsidRPr="00ED7236">
        <w:rPr>
          <w:szCs w:val="24"/>
        </w:rPr>
        <w:t>(</w:t>
      </w:r>
      <w:r w:rsidRPr="00ED7236">
        <w:rPr>
          <w:szCs w:val="24"/>
        </w:rPr>
        <w:t>4</w:t>
      </w:r>
      <w:r w:rsidR="001679EE" w:rsidRPr="00ED7236">
        <w:rPr>
          <w:szCs w:val="24"/>
        </w:rPr>
        <w:t>)</w:t>
      </w:r>
      <w:r w:rsidRPr="00ED7236">
        <w:rPr>
          <w:szCs w:val="24"/>
        </w:rPr>
        <w:t xml:space="preserve"> strongly swollen pleon with fleshy abdomen visible between all tergal plates.</w:t>
      </w:r>
    </w:p>
    <w:p w14:paraId="7478AB40" w14:textId="77777777" w:rsidR="0018539B" w:rsidRPr="00ED7236" w:rsidRDefault="0018539B" w:rsidP="002F0817">
      <w:pPr>
        <w:spacing w:after="0" w:line="480" w:lineRule="auto"/>
        <w:jc w:val="both"/>
        <w:rPr>
          <w:szCs w:val="24"/>
        </w:rPr>
      </w:pPr>
    </w:p>
    <w:p w14:paraId="544EA884" w14:textId="5A7B8578" w:rsidR="004B0B62" w:rsidRPr="00452FE1" w:rsidRDefault="00452FE1" w:rsidP="002F0817">
      <w:pPr>
        <w:spacing w:after="0" w:line="480" w:lineRule="auto"/>
        <w:jc w:val="both"/>
        <w:rPr>
          <w:szCs w:val="24"/>
        </w:rPr>
      </w:pPr>
      <w:commentRangeStart w:id="283"/>
      <w:r>
        <w:rPr>
          <w:szCs w:val="24"/>
        </w:rPr>
        <w:t>2.3</w:t>
      </w:r>
      <w:r w:rsidRPr="00452FE1">
        <w:rPr>
          <w:szCs w:val="24"/>
        </w:rPr>
        <w:t xml:space="preserve">. </w:t>
      </w:r>
      <w:r w:rsidR="00A23C02" w:rsidRPr="00452FE1">
        <w:rPr>
          <w:szCs w:val="24"/>
        </w:rPr>
        <w:t>Habitat classification</w:t>
      </w:r>
      <w:commentRangeEnd w:id="283"/>
      <w:r w:rsidR="008C0FDD">
        <w:rPr>
          <w:rStyle w:val="CommentReference"/>
        </w:rPr>
        <w:commentReference w:id="283"/>
      </w:r>
    </w:p>
    <w:p w14:paraId="68A3B57B" w14:textId="610D9CC6" w:rsidR="00A23C02" w:rsidRPr="00ED7236" w:rsidRDefault="000720D6" w:rsidP="002F0817">
      <w:pPr>
        <w:spacing w:after="0" w:line="480" w:lineRule="auto"/>
        <w:jc w:val="both"/>
        <w:rPr>
          <w:szCs w:val="24"/>
        </w:rPr>
      </w:pPr>
      <w:commentRangeStart w:id="284"/>
      <w:del w:id="285" w:author="Jennifer Appoo" w:date="2019-11-28T12:28:00Z">
        <w:r w:rsidRPr="000720D6" w:rsidDel="000720D6">
          <w:rPr>
            <w:szCs w:val="24"/>
          </w:rPr>
          <w:delText>We considered the habitat along the transects to be representative of the dominant landscape on Aldabra.</w:delText>
        </w:r>
        <w:r w:rsidRPr="00ED7236" w:rsidDel="000720D6">
          <w:rPr>
            <w:szCs w:val="24"/>
          </w:rPr>
          <w:delText xml:space="preserve"> </w:delText>
        </w:r>
        <w:commentRangeEnd w:id="284"/>
        <w:r w:rsidDel="000720D6">
          <w:rPr>
            <w:rStyle w:val="CommentReference"/>
          </w:rPr>
          <w:commentReference w:id="284"/>
        </w:r>
        <w:r w:rsidR="00A23C02" w:rsidRPr="00ED7236" w:rsidDel="000720D6">
          <w:rPr>
            <w:szCs w:val="24"/>
          </w:rPr>
          <w:delText>. However, t</w:delText>
        </w:r>
      </w:del>
      <w:ins w:id="286" w:author="Jennifer Appoo" w:date="2019-11-28T12:28:00Z">
        <w:r>
          <w:rPr>
            <w:szCs w:val="24"/>
          </w:rPr>
          <w:t>T</w:t>
        </w:r>
      </w:ins>
      <w:r w:rsidR="00A23C02" w:rsidRPr="00ED7236">
        <w:rPr>
          <w:szCs w:val="24"/>
        </w:rPr>
        <w:t>o control for potential habitat effects,</w:t>
      </w:r>
      <w:r w:rsidR="00B66705" w:rsidRPr="00ED7236">
        <w:rPr>
          <w:szCs w:val="24"/>
        </w:rPr>
        <w:t xml:space="preserve"> </w:t>
      </w:r>
      <w:commentRangeStart w:id="287"/>
      <w:commentRangeStart w:id="288"/>
      <w:r w:rsidR="00292A49" w:rsidRPr="00ED7236">
        <w:rPr>
          <w:szCs w:val="24"/>
        </w:rPr>
        <w:t>we</w:t>
      </w:r>
      <w:commentRangeEnd w:id="287"/>
      <w:r w:rsidR="00292A49">
        <w:rPr>
          <w:rStyle w:val="CommentReference"/>
        </w:rPr>
        <w:commentReference w:id="287"/>
      </w:r>
      <w:commentRangeEnd w:id="288"/>
      <w:r w:rsidR="00391EE2">
        <w:rPr>
          <w:rStyle w:val="CommentReference"/>
        </w:rPr>
        <w:commentReference w:id="288"/>
      </w:r>
      <w:r w:rsidR="00B66705" w:rsidRPr="00ED7236">
        <w:rPr>
          <w:szCs w:val="24"/>
        </w:rPr>
        <w:t xml:space="preserve"> </w:t>
      </w:r>
      <w:del w:id="289" w:author="Jennifer Appoo" w:date="2019-11-28T12:30:00Z">
        <w:r w:rsidR="00B66705" w:rsidRPr="00ED7236" w:rsidDel="00292A49">
          <w:rPr>
            <w:szCs w:val="24"/>
          </w:rPr>
          <w:delText>determined</w:delText>
        </w:r>
        <w:r w:rsidR="00A23C02" w:rsidRPr="00ED7236" w:rsidDel="00292A49">
          <w:rPr>
            <w:szCs w:val="24"/>
          </w:rPr>
          <w:delText xml:space="preserve"> </w:delText>
        </w:r>
      </w:del>
      <w:ins w:id="290" w:author="Jennifer Appoo" w:date="2019-11-28T12:30:00Z">
        <w:r w:rsidR="00292A49">
          <w:rPr>
            <w:szCs w:val="24"/>
          </w:rPr>
          <w:t>used a</w:t>
        </w:r>
        <w:r w:rsidR="00292A49" w:rsidRPr="00ED7236">
          <w:rPr>
            <w:szCs w:val="24"/>
          </w:rPr>
          <w:t xml:space="preserve"> </w:t>
        </w:r>
      </w:ins>
      <w:r w:rsidR="00A23C02" w:rsidRPr="00ED7236">
        <w:rPr>
          <w:szCs w:val="24"/>
        </w:rPr>
        <w:t xml:space="preserve">habitat </w:t>
      </w:r>
      <w:del w:id="291" w:author="Jennifer Appoo" w:date="2019-11-28T12:30:00Z">
        <w:r w:rsidR="00A23C02" w:rsidRPr="00ED7236" w:rsidDel="00292A49">
          <w:rPr>
            <w:szCs w:val="24"/>
          </w:rPr>
          <w:delText xml:space="preserve">composition </w:delText>
        </w:r>
      </w:del>
      <w:ins w:id="292" w:author="Jennifer Appoo" w:date="2019-11-28T12:30:00Z">
        <w:r w:rsidR="00292A49">
          <w:rPr>
            <w:szCs w:val="24"/>
          </w:rPr>
          <w:t xml:space="preserve">classification </w:t>
        </w:r>
      </w:ins>
      <w:ins w:id="293" w:author="Jennifer Appoo" w:date="2019-11-28T12:31:00Z">
        <w:r w:rsidR="00292A49">
          <w:rPr>
            <w:szCs w:val="24"/>
          </w:rPr>
          <w:t>(Walton et al. 2019) to determine the</w:t>
        </w:r>
      </w:ins>
      <w:ins w:id="294" w:author="Jennifer Appoo" w:date="2019-11-28T12:35:00Z">
        <w:r w:rsidR="000C1A47">
          <w:rPr>
            <w:szCs w:val="24"/>
          </w:rPr>
          <w:t xml:space="preserve"> </w:t>
        </w:r>
      </w:ins>
      <w:commentRangeStart w:id="295"/>
      <w:del w:id="296" w:author="Jennifer Appoo" w:date="2019-11-28T12:35:00Z">
        <w:r w:rsidR="000C1A47" w:rsidRPr="00ED7236" w:rsidDel="000C1A47">
          <w:rPr>
            <w:szCs w:val="24"/>
          </w:rPr>
          <w:delText>using high resolution satellite imagery</w:delText>
        </w:r>
        <w:commentRangeEnd w:id="295"/>
        <w:r w:rsidR="000C1A47" w:rsidDel="000C1A47">
          <w:rPr>
            <w:rStyle w:val="CommentReference"/>
          </w:rPr>
          <w:commentReference w:id="295"/>
        </w:r>
      </w:del>
      <w:del w:id="297" w:author="Jennifer Appoo" w:date="2019-11-28T12:31:00Z">
        <w:r w:rsidR="009D0BA5" w:rsidRPr="00ED7236" w:rsidDel="00292A49">
          <w:rPr>
            <w:szCs w:val="24"/>
          </w:rPr>
          <w:delText>, which was</w:delText>
        </w:r>
        <w:r w:rsidR="00A23C02" w:rsidRPr="00ED7236" w:rsidDel="00292A49">
          <w:rPr>
            <w:szCs w:val="24"/>
          </w:rPr>
          <w:delText xml:space="preserve"> classified into </w:delText>
        </w:r>
      </w:del>
      <w:commentRangeStart w:id="298"/>
      <w:del w:id="299" w:author="Jennifer Appoo" w:date="2019-11-28T12:37:00Z">
        <w:r w:rsidR="003E55EB" w:rsidRPr="00ED7236" w:rsidDel="003E55EB">
          <w:rPr>
            <w:szCs w:val="24"/>
          </w:rPr>
          <w:delText>eight different habitat types</w:delText>
        </w:r>
        <w:commentRangeEnd w:id="298"/>
        <w:r w:rsidR="003E55EB" w:rsidDel="003E55EB">
          <w:rPr>
            <w:rStyle w:val="CommentReference"/>
          </w:rPr>
          <w:commentReference w:id="298"/>
        </w:r>
        <w:r w:rsidR="003E55EB" w:rsidRPr="00ED7236" w:rsidDel="003E55EB">
          <w:rPr>
            <w:szCs w:val="24"/>
          </w:rPr>
          <w:delText xml:space="preserve"> </w:delText>
        </w:r>
      </w:del>
      <w:ins w:id="300" w:author="Jennifer Appoo" w:date="2019-11-28T12:37:00Z">
        <w:r w:rsidR="003E55EB">
          <w:rPr>
            <w:szCs w:val="24"/>
          </w:rPr>
          <w:t xml:space="preserve">eight </w:t>
        </w:r>
      </w:ins>
      <w:ins w:id="301" w:author="Jennifer Appoo" w:date="2019-11-28T12:36:00Z">
        <w:r w:rsidR="000C1A47">
          <w:rPr>
            <w:szCs w:val="24"/>
          </w:rPr>
          <w:t>habitat categories</w:t>
        </w:r>
      </w:ins>
      <w:r w:rsidR="009D0BA5" w:rsidRPr="00ED7236">
        <w:rPr>
          <w:szCs w:val="24"/>
        </w:rPr>
        <w:t xml:space="preserve"> </w:t>
      </w:r>
      <w:ins w:id="302" w:author="Jennifer Appoo" w:date="2019-11-28T12:33:00Z">
        <w:r w:rsidR="00292A49">
          <w:rPr>
            <w:szCs w:val="24"/>
          </w:rPr>
          <w:t>that were intersected by the transects.</w:t>
        </w:r>
      </w:ins>
      <w:del w:id="303" w:author="Jennifer Appoo" w:date="2019-11-28T12:33:00Z">
        <w:r w:rsidR="009D0BA5" w:rsidRPr="00ED7236" w:rsidDel="00292A49">
          <w:rPr>
            <w:szCs w:val="24"/>
          </w:rPr>
          <w:delText>(</w:delText>
        </w:r>
      </w:del>
      <w:del w:id="304" w:author="Jennifer Appoo" w:date="2019-11-28T12:36:00Z">
        <w:r w:rsidR="009D0BA5" w:rsidRPr="00ED7236" w:rsidDel="007A44E3">
          <w:rPr>
            <w:szCs w:val="24"/>
          </w:rPr>
          <w:delText xml:space="preserve">open mixed scrub, exposed surface, standard mixed scrub, grasses, </w:delText>
        </w:r>
      </w:del>
      <w:commentRangeStart w:id="305"/>
      <w:del w:id="306" w:author="Jennifer Appoo" w:date="2019-11-28T12:41:00Z">
        <w:r w:rsidR="005C3D33" w:rsidRPr="00ED7236" w:rsidDel="005C3D33">
          <w:rPr>
            <w:szCs w:val="24"/>
          </w:rPr>
          <w:delText>mangrove</w:delText>
        </w:r>
        <w:commentRangeEnd w:id="305"/>
        <w:r w:rsidR="005C3D33" w:rsidDel="005C3D33">
          <w:rPr>
            <w:rStyle w:val="CommentReference"/>
          </w:rPr>
          <w:commentReference w:id="305"/>
        </w:r>
      </w:del>
      <w:del w:id="307" w:author="Jennifer Appoo" w:date="2019-11-28T12:36:00Z">
        <w:r w:rsidR="009D0BA5" w:rsidRPr="00ED7236" w:rsidDel="007A44E3">
          <w:rPr>
            <w:szCs w:val="24"/>
          </w:rPr>
          <w:delText xml:space="preserve">, sand, dense </w:delText>
        </w:r>
        <w:r w:rsidR="009D0BA5" w:rsidRPr="00ED7236" w:rsidDel="007A44E3">
          <w:rPr>
            <w:i/>
            <w:szCs w:val="24"/>
          </w:rPr>
          <w:delText>Pemphis acidula</w:delText>
        </w:r>
        <w:r w:rsidR="00A77432" w:rsidRPr="00ED7236" w:rsidDel="007A44E3">
          <w:rPr>
            <w:szCs w:val="24"/>
          </w:rPr>
          <w:delText xml:space="preserve"> bush, and champignon</w:delText>
        </w:r>
        <w:r w:rsidR="009D0BA5" w:rsidRPr="00ED7236" w:rsidDel="007A44E3">
          <w:rPr>
            <w:szCs w:val="24"/>
          </w:rPr>
          <w:delText xml:space="preserve"> </w:delText>
        </w:r>
        <w:r w:rsidR="001A51B6" w:rsidRPr="00ED7236" w:rsidDel="007A44E3">
          <w:rPr>
            <w:szCs w:val="24"/>
          </w:rPr>
          <w:delText>(Walton et al. 2019)</w:delText>
        </w:r>
      </w:del>
      <w:r w:rsidR="00A23C02" w:rsidRPr="00ED7236">
        <w:rPr>
          <w:szCs w:val="24"/>
        </w:rPr>
        <w:t>. In each</w:t>
      </w:r>
      <w:r w:rsidR="009D0BA5" w:rsidRPr="00ED7236">
        <w:rPr>
          <w:szCs w:val="24"/>
        </w:rPr>
        <w:t xml:space="preserve"> 50</w:t>
      </w:r>
      <w:ins w:id="308" w:author="Jennifer Appoo" w:date="2019-11-28T12:29:00Z">
        <w:r w:rsidR="00776096">
          <w:rPr>
            <w:szCs w:val="24"/>
          </w:rPr>
          <w:t xml:space="preserve"> </w:t>
        </w:r>
      </w:ins>
      <w:del w:id="309" w:author="Jennifer Appoo" w:date="2019-11-28T12:29:00Z">
        <w:r w:rsidR="009D0BA5" w:rsidRPr="00ED7236" w:rsidDel="00776096">
          <w:rPr>
            <w:szCs w:val="24"/>
          </w:rPr>
          <w:delText>-</w:delText>
        </w:r>
      </w:del>
      <w:r w:rsidR="009D0BA5" w:rsidRPr="00ED7236">
        <w:rPr>
          <w:szCs w:val="24"/>
        </w:rPr>
        <w:t>m</w:t>
      </w:r>
      <w:r w:rsidR="00A23C02" w:rsidRPr="00ED7236">
        <w:rPr>
          <w:szCs w:val="24"/>
        </w:rPr>
        <w:t xml:space="preserve"> transect section </w:t>
      </w:r>
      <w:r w:rsidR="00B66705" w:rsidRPr="00ED7236">
        <w:rPr>
          <w:szCs w:val="24"/>
        </w:rPr>
        <w:t>we calculate</w:t>
      </w:r>
      <w:r w:rsidR="00212373" w:rsidRPr="00ED7236">
        <w:rPr>
          <w:szCs w:val="24"/>
        </w:rPr>
        <w:t>d</w:t>
      </w:r>
      <w:r w:rsidR="00B66705" w:rsidRPr="00ED7236">
        <w:rPr>
          <w:szCs w:val="24"/>
        </w:rPr>
        <w:t xml:space="preserve"> </w:t>
      </w:r>
      <w:r w:rsidR="00A23C02" w:rsidRPr="00ED7236">
        <w:rPr>
          <w:szCs w:val="24"/>
        </w:rPr>
        <w:t>the percentage of area occupied by the different habitat types</w:t>
      </w:r>
      <w:r w:rsidR="00556894" w:rsidRPr="00ED7236">
        <w:rPr>
          <w:szCs w:val="24"/>
        </w:rPr>
        <w:t xml:space="preserve"> by </w:t>
      </w:r>
      <w:commentRangeStart w:id="310"/>
      <w:r w:rsidR="00D36E93" w:rsidRPr="00ED7236">
        <w:rPr>
          <w:szCs w:val="24"/>
        </w:rPr>
        <w:t>counting the number of pixels</w:t>
      </w:r>
      <w:commentRangeEnd w:id="310"/>
      <w:r w:rsidR="00D36E93">
        <w:rPr>
          <w:rStyle w:val="CommentReference"/>
        </w:rPr>
        <w:commentReference w:id="310"/>
      </w:r>
      <w:r w:rsidR="00556894" w:rsidRPr="00ED7236">
        <w:rPr>
          <w:szCs w:val="24"/>
        </w:rPr>
        <w:t xml:space="preserve"> of each habitat type that overlapped with the transect </w:t>
      </w:r>
      <w:r w:rsidR="00776096" w:rsidRPr="00ED7236">
        <w:rPr>
          <w:szCs w:val="24"/>
        </w:rPr>
        <w:t>area</w:t>
      </w:r>
      <w:commentRangeStart w:id="311"/>
      <w:commentRangeEnd w:id="311"/>
      <w:r w:rsidR="00776096">
        <w:rPr>
          <w:rStyle w:val="CommentReference"/>
        </w:rPr>
        <w:commentReference w:id="311"/>
      </w:r>
      <w:r w:rsidR="00491A08" w:rsidRPr="00ED7236">
        <w:rPr>
          <w:szCs w:val="24"/>
        </w:rPr>
        <w:t xml:space="preserve"> </w:t>
      </w:r>
      <w:del w:id="312" w:author="Jennifer Appoo" w:date="2019-11-28T12:39:00Z">
        <w:r w:rsidR="00491A08" w:rsidRPr="00ED7236" w:rsidDel="00491A08">
          <w:rPr>
            <w:szCs w:val="24"/>
          </w:rPr>
          <w:delText xml:space="preserve"> </w:delText>
        </w:r>
      </w:del>
      <w:commentRangeStart w:id="313"/>
      <w:commentRangeEnd w:id="313"/>
      <w:r w:rsidR="00491A08">
        <w:rPr>
          <w:rStyle w:val="CommentReference"/>
        </w:rPr>
        <w:commentReference w:id="313"/>
      </w:r>
      <w:r w:rsidR="00556894" w:rsidRPr="00ED7236">
        <w:rPr>
          <w:szCs w:val="24"/>
        </w:rPr>
        <w:t>.</w:t>
      </w:r>
      <w:r w:rsidR="00A23C02" w:rsidRPr="00ED7236">
        <w:rPr>
          <w:szCs w:val="24"/>
        </w:rPr>
        <w:t xml:space="preserve">  </w:t>
      </w:r>
    </w:p>
    <w:p w14:paraId="6B760E3E" w14:textId="77777777" w:rsidR="00A23C02" w:rsidRPr="00ED7236" w:rsidRDefault="00A23C02" w:rsidP="002F0817">
      <w:pPr>
        <w:spacing w:after="0" w:line="480" w:lineRule="auto"/>
        <w:jc w:val="both"/>
        <w:rPr>
          <w:szCs w:val="24"/>
        </w:rPr>
      </w:pPr>
    </w:p>
    <w:p w14:paraId="2B0D4335" w14:textId="2F869B18" w:rsidR="00A23C02" w:rsidRPr="00452FE1" w:rsidRDefault="00452FE1" w:rsidP="002F0817">
      <w:pPr>
        <w:pStyle w:val="BodyText"/>
        <w:spacing w:line="480" w:lineRule="auto"/>
        <w:jc w:val="both"/>
        <w:rPr>
          <w:szCs w:val="24"/>
        </w:rPr>
      </w:pPr>
      <w:r>
        <w:rPr>
          <w:szCs w:val="24"/>
        </w:rPr>
        <w:t>2.4</w:t>
      </w:r>
      <w:r w:rsidRPr="00452FE1">
        <w:rPr>
          <w:szCs w:val="24"/>
        </w:rPr>
        <w:t xml:space="preserve">. </w:t>
      </w:r>
      <w:r w:rsidR="00A23C02" w:rsidRPr="00452FE1">
        <w:rPr>
          <w:szCs w:val="24"/>
        </w:rPr>
        <w:t>Data analysis</w:t>
      </w:r>
    </w:p>
    <w:p w14:paraId="36D80446" w14:textId="1641969D" w:rsidR="00A23C02" w:rsidRPr="00452FE1" w:rsidRDefault="00452FE1" w:rsidP="002F0817">
      <w:pPr>
        <w:pStyle w:val="BodyText"/>
        <w:spacing w:after="0" w:line="480" w:lineRule="auto"/>
        <w:jc w:val="both"/>
        <w:rPr>
          <w:szCs w:val="24"/>
        </w:rPr>
      </w:pPr>
      <w:r>
        <w:rPr>
          <w:szCs w:val="24"/>
        </w:rPr>
        <w:t>2.4</w:t>
      </w:r>
      <w:r w:rsidRPr="00452FE1">
        <w:rPr>
          <w:szCs w:val="24"/>
        </w:rPr>
        <w:t xml:space="preserve">.1. </w:t>
      </w:r>
      <w:r w:rsidR="00A23C02" w:rsidRPr="00452FE1">
        <w:rPr>
          <w:szCs w:val="24"/>
        </w:rPr>
        <w:t>Density and abundance</w:t>
      </w:r>
    </w:p>
    <w:p w14:paraId="1828B7DD" w14:textId="2341A320" w:rsidR="003C2857" w:rsidRPr="00ED7236" w:rsidRDefault="003C2857" w:rsidP="002F0817">
      <w:pPr>
        <w:pStyle w:val="BodyText"/>
        <w:spacing w:after="0" w:line="480" w:lineRule="auto"/>
        <w:jc w:val="both"/>
        <w:rPr>
          <w:szCs w:val="24"/>
        </w:rPr>
      </w:pPr>
      <w:r w:rsidRPr="00ED7236">
        <w:rPr>
          <w:szCs w:val="24"/>
        </w:rPr>
        <w:t>We estimated t</w:t>
      </w:r>
      <w:r w:rsidR="00A23C02" w:rsidRPr="00ED7236">
        <w:rPr>
          <w:szCs w:val="24"/>
        </w:rPr>
        <w:t xml:space="preserve">he density of </w:t>
      </w:r>
      <w:r w:rsidR="006D573B" w:rsidRPr="00ED7236">
        <w:rPr>
          <w:i/>
          <w:szCs w:val="24"/>
        </w:rPr>
        <w:t>B.</w:t>
      </w:r>
      <w:r w:rsidR="00A23C02" w:rsidRPr="00ED7236">
        <w:rPr>
          <w:i/>
          <w:szCs w:val="24"/>
        </w:rPr>
        <w:t xml:space="preserve"> latro</w:t>
      </w:r>
      <w:r w:rsidR="00A23C02" w:rsidRPr="00ED7236">
        <w:rPr>
          <w:szCs w:val="24"/>
        </w:rPr>
        <w:t xml:space="preserve"> during </w:t>
      </w:r>
      <w:del w:id="314" w:author="Fernando Cagua" w:date="2020-02-22T16:03:00Z">
        <w:r w:rsidR="00A23C02" w:rsidRPr="00ED7236" w:rsidDel="008C0FDD">
          <w:rPr>
            <w:szCs w:val="24"/>
          </w:rPr>
          <w:delText xml:space="preserve">each survey </w:delText>
        </w:r>
      </w:del>
      <w:r w:rsidR="00A23C02" w:rsidRPr="00ED7236">
        <w:rPr>
          <w:szCs w:val="24"/>
        </w:rPr>
        <w:t xml:space="preserve">using the hierarchical distance sampling model of Royle </w:t>
      </w:r>
      <w:r w:rsidR="0086366A" w:rsidRPr="00ED7236">
        <w:rPr>
          <w:szCs w:val="24"/>
        </w:rPr>
        <w:t>et al.</w:t>
      </w:r>
      <w:r w:rsidR="00A23C02" w:rsidRPr="00ED7236">
        <w:rPr>
          <w:szCs w:val="24"/>
        </w:rPr>
        <w:t xml:space="preserve"> (2004) implemented in the R package </w:t>
      </w:r>
      <w:r w:rsidR="00AE2C6B" w:rsidRPr="00ED7236">
        <w:rPr>
          <w:szCs w:val="24"/>
        </w:rPr>
        <w:t>‘</w:t>
      </w:r>
      <w:r w:rsidR="00A23C02" w:rsidRPr="00ED7236">
        <w:rPr>
          <w:szCs w:val="24"/>
        </w:rPr>
        <w:t>unmarked</w:t>
      </w:r>
      <w:r w:rsidR="00AE2C6B" w:rsidRPr="00ED7236">
        <w:rPr>
          <w:szCs w:val="24"/>
        </w:rPr>
        <w:t>’</w:t>
      </w:r>
      <w:r w:rsidR="0086366A" w:rsidRPr="00ED7236">
        <w:rPr>
          <w:szCs w:val="24"/>
        </w:rPr>
        <w:t xml:space="preserve"> (Fiske &amp; Chandler</w:t>
      </w:r>
      <w:r w:rsidR="00A23C02" w:rsidRPr="00ED7236">
        <w:rPr>
          <w:szCs w:val="24"/>
        </w:rPr>
        <w:t xml:space="preserve"> 2011). </w:t>
      </w:r>
      <w:r w:rsidRPr="00ED7236">
        <w:rPr>
          <w:szCs w:val="24"/>
        </w:rPr>
        <w:t>We used t</w:t>
      </w:r>
      <w:r w:rsidR="00A23C02" w:rsidRPr="00ED7236">
        <w:rPr>
          <w:szCs w:val="24"/>
        </w:rPr>
        <w:t xml:space="preserve">he numbers of individuals within five distance categories 0−1, 1−2, 2−3, 3−4, </w:t>
      </w:r>
      <w:r w:rsidR="00AE2C6B" w:rsidRPr="00ED7236">
        <w:rPr>
          <w:szCs w:val="24"/>
        </w:rPr>
        <w:t xml:space="preserve">and </w:t>
      </w:r>
      <w:r w:rsidR="00A23C02" w:rsidRPr="00ED7236">
        <w:rPr>
          <w:szCs w:val="24"/>
        </w:rPr>
        <w:t>4−5</w:t>
      </w:r>
      <w:ins w:id="315" w:author="Jennifer Appoo" w:date="2019-11-28T12:51:00Z">
        <w:r w:rsidR="005F42E5">
          <w:rPr>
            <w:szCs w:val="24"/>
          </w:rPr>
          <w:t xml:space="preserve"> </w:t>
        </w:r>
      </w:ins>
      <w:r w:rsidR="00A23C02" w:rsidRPr="00ED7236">
        <w:rPr>
          <w:szCs w:val="24"/>
        </w:rPr>
        <w:t>m from the mid-transect line to estimate the overall density and evaluate</w:t>
      </w:r>
      <w:r w:rsidR="00B961FF" w:rsidRPr="00ED7236">
        <w:rPr>
          <w:szCs w:val="24"/>
        </w:rPr>
        <w:t>d</w:t>
      </w:r>
      <w:r w:rsidR="00A23C02" w:rsidRPr="00ED7236">
        <w:rPr>
          <w:szCs w:val="24"/>
        </w:rPr>
        <w:t xml:space="preserve"> the association between habitat with both the </w:t>
      </w:r>
      <w:commentRangeStart w:id="316"/>
      <w:commentRangeStart w:id="317"/>
      <w:r w:rsidR="00CE0B10" w:rsidRPr="00ED7236">
        <w:rPr>
          <w:szCs w:val="24"/>
        </w:rPr>
        <w:t>detectability</w:t>
      </w:r>
      <w:commentRangeEnd w:id="316"/>
      <w:r w:rsidR="00CE0B10">
        <w:rPr>
          <w:rStyle w:val="CommentReference"/>
        </w:rPr>
        <w:commentReference w:id="316"/>
      </w:r>
      <w:commentRangeEnd w:id="317"/>
      <w:r w:rsidR="00D448FC">
        <w:rPr>
          <w:rStyle w:val="CommentReference"/>
        </w:rPr>
        <w:commentReference w:id="317"/>
      </w:r>
      <w:r w:rsidR="00A23C02" w:rsidRPr="00ED7236">
        <w:rPr>
          <w:szCs w:val="24"/>
        </w:rPr>
        <w:t xml:space="preserve"> and abundance of </w:t>
      </w:r>
      <w:r w:rsidR="00A23C02" w:rsidRPr="00ED7236">
        <w:rPr>
          <w:i/>
          <w:szCs w:val="24"/>
        </w:rPr>
        <w:t>B. latro</w:t>
      </w:r>
      <w:r w:rsidR="00A23C02" w:rsidRPr="00ED7236">
        <w:rPr>
          <w:szCs w:val="24"/>
        </w:rPr>
        <w:t xml:space="preserve">. </w:t>
      </w:r>
    </w:p>
    <w:p w14:paraId="6D22693B" w14:textId="31AB3194" w:rsidR="00B961FF" w:rsidRPr="00ED7236" w:rsidRDefault="00FC621C" w:rsidP="002F0817">
      <w:pPr>
        <w:pStyle w:val="BodyText"/>
        <w:spacing w:after="0" w:line="480" w:lineRule="auto"/>
        <w:ind w:firstLine="720"/>
        <w:jc w:val="both"/>
        <w:rPr>
          <w:szCs w:val="24"/>
        </w:rPr>
      </w:pPr>
      <w:commentRangeStart w:id="318"/>
      <w:del w:id="319" w:author="Fernando Cagua" w:date="2020-02-22T16:01:00Z">
        <w:r w:rsidRPr="00ED7236" w:rsidDel="008C0FDD">
          <w:rPr>
            <w:szCs w:val="24"/>
          </w:rPr>
          <w:delText xml:space="preserve">To maximise differentiation between transect sites </w:delText>
        </w:r>
        <w:commentRangeStart w:id="320"/>
        <w:r w:rsidR="00C22753" w:rsidRPr="00ED7236" w:rsidDel="008C0FDD">
          <w:rPr>
            <w:szCs w:val="24"/>
          </w:rPr>
          <w:delText>and reduce the dimensionality of the data</w:delText>
        </w:r>
        <w:commentRangeEnd w:id="320"/>
        <w:r w:rsidR="00C22753" w:rsidDel="008C0FDD">
          <w:rPr>
            <w:rStyle w:val="CommentReference"/>
          </w:rPr>
          <w:commentReference w:id="320"/>
        </w:r>
        <w:r w:rsidRPr="00ED7236" w:rsidDel="008C0FDD">
          <w:rPr>
            <w:szCs w:val="24"/>
          </w:rPr>
          <w:delText xml:space="preserve">, we transformed habitat composition percentages using a principal component </w:delText>
        </w:r>
        <w:commentRangeStart w:id="321"/>
        <w:r w:rsidRPr="00ED7236" w:rsidDel="008C0FDD">
          <w:rPr>
            <w:szCs w:val="24"/>
          </w:rPr>
          <w:delText>analysis</w:delText>
        </w:r>
        <w:commentRangeEnd w:id="321"/>
        <w:r w:rsidDel="008C0FDD">
          <w:rPr>
            <w:rStyle w:val="CommentReference"/>
          </w:rPr>
          <w:commentReference w:id="321"/>
        </w:r>
        <w:r w:rsidRPr="00ED7236" w:rsidDel="008C0FDD">
          <w:rPr>
            <w:szCs w:val="24"/>
          </w:rPr>
          <w:delText>.</w:delText>
        </w:r>
        <w:commentRangeEnd w:id="318"/>
        <w:r w:rsidDel="008C0FDD">
          <w:rPr>
            <w:rStyle w:val="CommentReference"/>
          </w:rPr>
          <w:commentReference w:id="318"/>
        </w:r>
        <w:r w:rsidR="00A23C02" w:rsidRPr="00ED7236" w:rsidDel="008C0FDD">
          <w:rPr>
            <w:szCs w:val="24"/>
          </w:rPr>
          <w:delText xml:space="preserve"> Finally, </w:delText>
        </w:r>
        <w:r w:rsidR="00B961FF" w:rsidRPr="00ED7236" w:rsidDel="008C0FDD">
          <w:rPr>
            <w:szCs w:val="24"/>
          </w:rPr>
          <w:delText xml:space="preserve">we included </w:delText>
        </w:r>
        <w:r w:rsidR="00A23C02" w:rsidRPr="00ED7236" w:rsidDel="008C0FDD">
          <w:rPr>
            <w:szCs w:val="24"/>
          </w:rPr>
          <w:delText xml:space="preserve">the </w:delText>
        </w:r>
        <w:commentRangeStart w:id="322"/>
        <w:r w:rsidR="00FD38F7" w:rsidRPr="00ED7236" w:rsidDel="008C0FDD">
          <w:rPr>
            <w:szCs w:val="24"/>
          </w:rPr>
          <w:delText>two components</w:delText>
        </w:r>
        <w:commentRangeEnd w:id="322"/>
        <w:r w:rsidR="00FD38F7" w:rsidDel="008C0FDD">
          <w:rPr>
            <w:rStyle w:val="CommentReference"/>
          </w:rPr>
          <w:commentReference w:id="322"/>
        </w:r>
        <w:r w:rsidR="00A23C02" w:rsidRPr="00ED7236" w:rsidDel="008C0FDD">
          <w:rPr>
            <w:szCs w:val="24"/>
          </w:rPr>
          <w:delText xml:space="preserve">, explaining the largest proportion of the variance as covariates in the distance sampling model. </w:delText>
        </w:r>
      </w:del>
      <w:r w:rsidR="00A23C02" w:rsidRPr="00ED7236">
        <w:rPr>
          <w:szCs w:val="24"/>
        </w:rPr>
        <w:t xml:space="preserve">Due to the large number of surveys, </w:t>
      </w:r>
      <w:r w:rsidR="00B961FF" w:rsidRPr="00ED7236">
        <w:rPr>
          <w:szCs w:val="24"/>
        </w:rPr>
        <w:t xml:space="preserve">we used </w:t>
      </w:r>
      <w:r w:rsidR="00A23C02" w:rsidRPr="00ED7236">
        <w:rPr>
          <w:szCs w:val="24"/>
        </w:rPr>
        <w:t>a</w:t>
      </w:r>
      <w:del w:id="323" w:author="Fernando Cagua" w:date="2020-02-22T16:02:00Z">
        <w:r w:rsidR="00A23C02" w:rsidRPr="00ED7236" w:rsidDel="008C0FDD">
          <w:rPr>
            <w:szCs w:val="24"/>
          </w:rPr>
          <w:delText xml:space="preserve"> fixed effects</w:delText>
        </w:r>
      </w:del>
      <w:r w:rsidR="00A23C02" w:rsidRPr="00ED7236">
        <w:rPr>
          <w:szCs w:val="24"/>
        </w:rPr>
        <w:t xml:space="preserve"> </w:t>
      </w:r>
      <w:commentRangeStart w:id="324"/>
      <w:commentRangeStart w:id="325"/>
      <w:r w:rsidR="00FD38F7" w:rsidRPr="00ED7236">
        <w:rPr>
          <w:szCs w:val="24"/>
        </w:rPr>
        <w:t xml:space="preserve">meta-analysis </w:t>
      </w:r>
      <w:commentRangeEnd w:id="324"/>
      <w:r w:rsidR="00FD38F7">
        <w:rPr>
          <w:rStyle w:val="CommentReference"/>
        </w:rPr>
        <w:commentReference w:id="324"/>
      </w:r>
      <w:commentRangeEnd w:id="325"/>
      <w:r w:rsidR="00BC113A">
        <w:rPr>
          <w:rStyle w:val="CommentReference"/>
        </w:rPr>
        <w:commentReference w:id="325"/>
      </w:r>
      <w:del w:id="326" w:author="Fernando Cagua" w:date="2020-02-22T16:03:00Z">
        <w:r w:rsidR="00A23C02" w:rsidRPr="00ED7236" w:rsidDel="008C0FDD">
          <w:rPr>
            <w:szCs w:val="24"/>
          </w:rPr>
          <w:delText xml:space="preserve">approach </w:delText>
        </w:r>
      </w:del>
      <w:r w:rsidR="00A23C02" w:rsidRPr="00ED7236">
        <w:rPr>
          <w:szCs w:val="24"/>
        </w:rPr>
        <w:t>to ascertain the</w:t>
      </w:r>
      <w:ins w:id="327" w:author="Fernando Cagua" w:date="2020-02-22T16:05:00Z">
        <w:r w:rsidR="008C0FDD">
          <w:rPr>
            <w:szCs w:val="24"/>
          </w:rPr>
          <w:t xml:space="preserve"> overall</w:t>
        </w:r>
      </w:ins>
      <w:r w:rsidR="00A23C02" w:rsidRPr="00ED7236">
        <w:rPr>
          <w:szCs w:val="24"/>
        </w:rPr>
        <w:t xml:space="preserve"> importance </w:t>
      </w:r>
      <w:ins w:id="328" w:author="Fernando Cagua" w:date="2020-02-22T16:02:00Z">
        <w:r w:rsidR="008C0FDD">
          <w:rPr>
            <w:szCs w:val="24"/>
          </w:rPr>
          <w:t>of habitat</w:t>
        </w:r>
      </w:ins>
      <w:del w:id="329" w:author="Fernando Cagua" w:date="2020-02-22T16:02:00Z">
        <w:r w:rsidR="00A23C02" w:rsidRPr="00ED7236" w:rsidDel="008C0FDD">
          <w:rPr>
            <w:szCs w:val="24"/>
          </w:rPr>
          <w:delText>of the covariates</w:delText>
        </w:r>
      </w:del>
      <w:r w:rsidR="00A23C02" w:rsidRPr="00ED7236">
        <w:rPr>
          <w:szCs w:val="24"/>
        </w:rPr>
        <w:t xml:space="preserve">. </w:t>
      </w:r>
      <w:ins w:id="330" w:author="Fernando Cagua" w:date="2020-02-22T16:03:00Z">
        <w:r w:rsidR="008C0FDD">
          <w:rPr>
            <w:szCs w:val="24"/>
          </w:rPr>
          <w:t xml:space="preserve">Specifically, we fitted four models </w:t>
        </w:r>
      </w:ins>
      <w:ins w:id="331" w:author="Fernando Cagua" w:date="2020-02-22T16:04:00Z">
        <w:r w:rsidR="008C0FDD">
          <w:rPr>
            <w:szCs w:val="24"/>
          </w:rPr>
          <w:t>for each survey</w:t>
        </w:r>
      </w:ins>
      <w:ins w:id="332" w:author="Fernando Cagua" w:date="2020-02-22T16:05:00Z">
        <w:r w:rsidR="008C0FDD">
          <w:rPr>
            <w:szCs w:val="24"/>
          </w:rPr>
          <w:t>.</w:t>
        </w:r>
      </w:ins>
      <w:ins w:id="333" w:author="Fernando Cagua" w:date="2020-02-22T16:04:00Z">
        <w:r w:rsidR="008C0FDD">
          <w:rPr>
            <w:szCs w:val="24"/>
          </w:rPr>
          <w:t xml:space="preserve"> </w:t>
        </w:r>
      </w:ins>
      <w:ins w:id="334" w:author="Fernando Cagua" w:date="2020-02-22T16:05:00Z">
        <w:r w:rsidR="008C0FDD">
          <w:rPr>
            <w:szCs w:val="24"/>
          </w:rPr>
          <w:t>In the</w:t>
        </w:r>
      </w:ins>
      <w:ins w:id="335" w:author="Fernando Cagua" w:date="2020-02-22T16:04:00Z">
        <w:r w:rsidR="008C0FDD">
          <w:rPr>
            <w:szCs w:val="24"/>
          </w:rPr>
          <w:t xml:space="preserve"> first</w:t>
        </w:r>
      </w:ins>
      <w:ins w:id="336" w:author="Fernando Cagua" w:date="2020-02-22T16:06:00Z">
        <w:r w:rsidR="008C0FDD">
          <w:rPr>
            <w:szCs w:val="24"/>
          </w:rPr>
          <w:t xml:space="preserve">, we </w:t>
        </w:r>
      </w:ins>
      <w:ins w:id="337" w:author="Fernando Cagua" w:date="2020-02-22T16:07:00Z">
        <w:r w:rsidR="008C0FDD">
          <w:rPr>
            <w:szCs w:val="24"/>
          </w:rPr>
          <w:t>assume that</w:t>
        </w:r>
      </w:ins>
      <w:ins w:id="338" w:author="Fernando Cagua" w:date="2020-02-22T16:04:00Z">
        <w:r w:rsidR="008C0FDD">
          <w:rPr>
            <w:szCs w:val="24"/>
          </w:rPr>
          <w:t xml:space="preserve"> habitat </w:t>
        </w:r>
      </w:ins>
      <w:ins w:id="339" w:author="Fernando Cagua" w:date="2020-02-22T16:08:00Z">
        <w:r w:rsidR="008C0FDD">
          <w:rPr>
            <w:szCs w:val="24"/>
          </w:rPr>
          <w:t xml:space="preserve">influence both </w:t>
        </w:r>
      </w:ins>
      <w:ins w:id="340" w:author="Fernando Cagua" w:date="2020-02-22T16:06:00Z">
        <w:r w:rsidR="008C0FDD">
          <w:rPr>
            <w:szCs w:val="24"/>
          </w:rPr>
          <w:t>detectability</w:t>
        </w:r>
      </w:ins>
      <w:ins w:id="341" w:author="Fernando Cagua" w:date="2020-02-22T16:08:00Z">
        <w:r w:rsidR="00BC113A">
          <w:rPr>
            <w:szCs w:val="24"/>
          </w:rPr>
          <w:t xml:space="preserve"> and density</w:t>
        </w:r>
      </w:ins>
      <w:ins w:id="342" w:author="Fernando Cagua" w:date="2020-02-22T16:07:00Z">
        <w:r w:rsidR="008C0FDD">
          <w:rPr>
            <w:szCs w:val="24"/>
          </w:rPr>
          <w:t>.</w:t>
        </w:r>
      </w:ins>
      <w:ins w:id="343" w:author="Fernando Cagua" w:date="2020-02-22T16:06:00Z">
        <w:r w:rsidR="008C0FDD">
          <w:rPr>
            <w:szCs w:val="24"/>
          </w:rPr>
          <w:t xml:space="preserve"> </w:t>
        </w:r>
      </w:ins>
      <w:ins w:id="344" w:author="Fernando Cagua" w:date="2020-02-22T16:07:00Z">
        <w:r w:rsidR="008C0FDD">
          <w:rPr>
            <w:szCs w:val="24"/>
          </w:rPr>
          <w:t>I</w:t>
        </w:r>
      </w:ins>
      <w:ins w:id="345" w:author="Fernando Cagua" w:date="2020-02-22T16:06:00Z">
        <w:r w:rsidR="008C0FDD">
          <w:rPr>
            <w:szCs w:val="24"/>
          </w:rPr>
          <w:t>n the second</w:t>
        </w:r>
      </w:ins>
      <w:ins w:id="346" w:author="Fernando Cagua" w:date="2020-02-22T16:07:00Z">
        <w:r w:rsidR="008C0FDD">
          <w:rPr>
            <w:szCs w:val="24"/>
          </w:rPr>
          <w:t xml:space="preserve"> </w:t>
        </w:r>
      </w:ins>
      <w:ins w:id="347" w:author="Fernando Cagua" w:date="2020-02-22T16:08:00Z">
        <w:r w:rsidR="008C0FDD">
          <w:rPr>
            <w:szCs w:val="24"/>
          </w:rPr>
          <w:t xml:space="preserve">and third </w:t>
        </w:r>
      </w:ins>
      <w:ins w:id="348" w:author="Fernando Cagua" w:date="2020-02-22T16:07:00Z">
        <w:r w:rsidR="008C0FDD">
          <w:rPr>
            <w:szCs w:val="24"/>
          </w:rPr>
          <w:t>model</w:t>
        </w:r>
      </w:ins>
      <w:ins w:id="349" w:author="Fernando Cagua" w:date="2020-02-22T16:06:00Z">
        <w:r w:rsidR="008C0FDD">
          <w:rPr>
            <w:szCs w:val="24"/>
          </w:rPr>
          <w:t xml:space="preserve">, </w:t>
        </w:r>
      </w:ins>
      <w:ins w:id="350" w:author="Fernando Cagua" w:date="2020-02-22T16:07:00Z">
        <w:r w:rsidR="008C0FDD">
          <w:rPr>
            <w:szCs w:val="24"/>
          </w:rPr>
          <w:t xml:space="preserve">we </w:t>
        </w:r>
      </w:ins>
      <w:ins w:id="351" w:author="Fernando Cagua" w:date="2020-02-22T16:08:00Z">
        <w:r w:rsidR="008C0FDD">
          <w:rPr>
            <w:szCs w:val="24"/>
          </w:rPr>
          <w:t xml:space="preserve">assume that </w:t>
        </w:r>
      </w:ins>
      <w:ins w:id="352" w:author="Fernando Cagua" w:date="2020-02-22T16:07:00Z">
        <w:r w:rsidR="008C0FDD">
          <w:rPr>
            <w:szCs w:val="24"/>
          </w:rPr>
          <w:t>habitat</w:t>
        </w:r>
      </w:ins>
      <w:ins w:id="353" w:author="Fernando Cagua" w:date="2020-02-22T16:08:00Z">
        <w:r w:rsidR="00BC113A">
          <w:rPr>
            <w:szCs w:val="24"/>
          </w:rPr>
          <w:t xml:space="preserve"> </w:t>
        </w:r>
      </w:ins>
      <w:ins w:id="354" w:author="Fernando Cagua" w:date="2020-02-22T16:09:00Z">
        <w:r w:rsidR="00BC113A">
          <w:rPr>
            <w:szCs w:val="24"/>
          </w:rPr>
          <w:t xml:space="preserve">only </w:t>
        </w:r>
      </w:ins>
      <w:ins w:id="355" w:author="Fernando Cagua" w:date="2020-02-22T16:08:00Z">
        <w:r w:rsidR="008C0FDD">
          <w:rPr>
            <w:szCs w:val="24"/>
          </w:rPr>
          <w:t xml:space="preserve">influences </w:t>
        </w:r>
        <w:r w:rsidR="00BC113A">
          <w:rPr>
            <w:szCs w:val="24"/>
          </w:rPr>
          <w:t>detectabili</w:t>
        </w:r>
      </w:ins>
      <w:ins w:id="356" w:author="Fernando Cagua" w:date="2020-02-22T16:09:00Z">
        <w:r w:rsidR="00BC113A">
          <w:rPr>
            <w:szCs w:val="24"/>
          </w:rPr>
          <w:t xml:space="preserve">ty and density respectively. </w:t>
        </w:r>
      </w:ins>
      <w:ins w:id="357" w:author="Fernando Cagua" w:date="2020-02-22T16:11:00Z">
        <w:r w:rsidR="00BC113A">
          <w:rPr>
            <w:szCs w:val="24"/>
          </w:rPr>
          <w:t>In</w:t>
        </w:r>
      </w:ins>
      <w:ins w:id="358" w:author="Fernando Cagua" w:date="2020-02-22T16:09:00Z">
        <w:r w:rsidR="00BC113A">
          <w:rPr>
            <w:szCs w:val="24"/>
          </w:rPr>
          <w:t xml:space="preserve"> the </w:t>
        </w:r>
      </w:ins>
      <w:ins w:id="359" w:author="Fernando Cagua" w:date="2020-02-22T16:11:00Z">
        <w:r w:rsidR="00BC113A">
          <w:rPr>
            <w:szCs w:val="24"/>
          </w:rPr>
          <w:t>fourth</w:t>
        </w:r>
      </w:ins>
      <w:ins w:id="360" w:author="Fernando Cagua" w:date="2020-02-22T16:09:00Z">
        <w:r w:rsidR="00BC113A">
          <w:rPr>
            <w:szCs w:val="24"/>
          </w:rPr>
          <w:t xml:space="preserve"> model we assume that both detectability and density are independent from the habitat. </w:t>
        </w:r>
      </w:ins>
      <w:ins w:id="361" w:author="Fernando Cagua" w:date="2020-02-22T16:11:00Z">
        <w:r w:rsidR="00BC113A">
          <w:rPr>
            <w:szCs w:val="24"/>
          </w:rPr>
          <w:t>Then, f</w:t>
        </w:r>
      </w:ins>
      <w:ins w:id="362" w:author="Fernando Cagua" w:date="2020-02-22T16:09:00Z">
        <w:r w:rsidR="00BC113A">
          <w:rPr>
            <w:szCs w:val="24"/>
          </w:rPr>
          <w:t>or each survey we co</w:t>
        </w:r>
      </w:ins>
      <w:ins w:id="363" w:author="Fernando Cagua" w:date="2020-02-22T16:10:00Z">
        <w:r w:rsidR="00BC113A">
          <w:rPr>
            <w:szCs w:val="24"/>
          </w:rPr>
          <w:t xml:space="preserve">mpare these four models </w:t>
        </w:r>
      </w:ins>
      <w:ins w:id="364" w:author="Fernando Cagua" w:date="2020-02-22T16:11:00Z">
        <w:r w:rsidR="00BC113A">
          <w:rPr>
            <w:szCs w:val="24"/>
          </w:rPr>
          <w:t xml:space="preserve">using </w:t>
        </w:r>
      </w:ins>
      <w:del w:id="365" w:author="Fernando Cagua" w:date="2020-02-22T16:10:00Z">
        <w:r w:rsidR="00A23C02" w:rsidRPr="00ED7236" w:rsidDel="00BC113A">
          <w:rPr>
            <w:szCs w:val="24"/>
          </w:rPr>
          <w:delText xml:space="preserve">A covariate was determined to affect </w:delText>
        </w:r>
        <w:r w:rsidR="00C94597" w:rsidRPr="00ED7236" w:rsidDel="00BC113A">
          <w:rPr>
            <w:i/>
            <w:szCs w:val="24"/>
          </w:rPr>
          <w:delText>B.</w:delText>
        </w:r>
        <w:r w:rsidR="00AE2C6B" w:rsidRPr="00ED7236" w:rsidDel="00BC113A">
          <w:rPr>
            <w:i/>
            <w:szCs w:val="24"/>
          </w:rPr>
          <w:delText xml:space="preserve"> </w:delText>
        </w:r>
        <w:r w:rsidR="00C94597" w:rsidRPr="00ED7236" w:rsidDel="00BC113A">
          <w:rPr>
            <w:i/>
            <w:szCs w:val="24"/>
          </w:rPr>
          <w:delText>latro</w:delText>
        </w:r>
        <w:r w:rsidR="00A23C02" w:rsidRPr="00ED7236" w:rsidDel="00BC113A">
          <w:rPr>
            <w:i/>
            <w:szCs w:val="24"/>
          </w:rPr>
          <w:delText xml:space="preserve"> </w:delText>
        </w:r>
        <w:r w:rsidR="00A23C02" w:rsidRPr="00ED7236" w:rsidDel="00BC113A">
          <w:rPr>
            <w:szCs w:val="24"/>
          </w:rPr>
          <w:delText xml:space="preserve">detectability if its effect was significant </w:delText>
        </w:r>
        <w:commentRangeStart w:id="366"/>
        <w:r w:rsidR="00077637" w:rsidRPr="00ED7236" w:rsidDel="00BC113A">
          <w:rPr>
            <w:szCs w:val="24"/>
          </w:rPr>
          <w:delText>and consistent over a majority of surveys</w:delText>
        </w:r>
        <w:commentRangeEnd w:id="366"/>
        <w:r w:rsidR="00077637" w:rsidDel="00BC113A">
          <w:rPr>
            <w:rStyle w:val="CommentReference"/>
          </w:rPr>
          <w:commentReference w:id="366"/>
        </w:r>
        <w:r w:rsidR="00A23C02" w:rsidRPr="00ED7236" w:rsidDel="00BC113A">
          <w:rPr>
            <w:szCs w:val="24"/>
          </w:rPr>
          <w:delText xml:space="preserve">, and to affect abundance if its effect was either consistent over surveys or variable but according to the </w:delText>
        </w:r>
        <w:commentRangeStart w:id="367"/>
        <w:r w:rsidR="00E17ABC" w:rsidRPr="00ED7236" w:rsidDel="00BC113A">
          <w:rPr>
            <w:szCs w:val="24"/>
          </w:rPr>
          <w:delText>seasons</w:delText>
        </w:r>
        <w:commentRangeEnd w:id="367"/>
        <w:r w:rsidR="00E17ABC" w:rsidDel="00BC113A">
          <w:rPr>
            <w:rStyle w:val="CommentReference"/>
          </w:rPr>
          <w:commentReference w:id="367"/>
        </w:r>
        <w:r w:rsidR="00A23C02" w:rsidRPr="00ED7236" w:rsidDel="00BC113A">
          <w:rPr>
            <w:szCs w:val="24"/>
          </w:rPr>
          <w:delText xml:space="preserve">. </w:delText>
        </w:r>
        <w:r w:rsidR="00B961FF" w:rsidRPr="00ED7236" w:rsidDel="00BC113A">
          <w:rPr>
            <w:szCs w:val="24"/>
          </w:rPr>
          <w:delText xml:space="preserve">We used </w:delText>
        </w:r>
      </w:del>
      <w:r w:rsidR="00B961FF" w:rsidRPr="00ED7236">
        <w:rPr>
          <w:szCs w:val="24"/>
        </w:rPr>
        <w:t>t</w:t>
      </w:r>
      <w:r w:rsidR="00A23C02" w:rsidRPr="00ED7236">
        <w:rPr>
          <w:szCs w:val="24"/>
        </w:rPr>
        <w:t>he Akaike Information Criterion (AIC)</w:t>
      </w:r>
      <w:ins w:id="368" w:author="Fernando Cagua" w:date="2020-02-22T16:15:00Z">
        <w:r w:rsidR="00BC113A">
          <w:rPr>
            <w:szCs w:val="24"/>
          </w:rPr>
          <w:t xml:space="preserve"> and determine the difference between each model’s AIC and the </w:t>
        </w:r>
      </w:ins>
      <w:ins w:id="369" w:author="Fernando Cagua" w:date="2020-02-22T16:11:00Z">
        <w:r w:rsidR="00BC113A">
          <w:rPr>
            <w:szCs w:val="24"/>
          </w:rPr>
          <w:t>smallest AIC</w:t>
        </w:r>
      </w:ins>
      <w:ins w:id="370" w:author="Fernando Cagua" w:date="2020-02-22T16:16:00Z">
        <w:r w:rsidR="00BC113A">
          <w:rPr>
            <w:szCs w:val="24"/>
          </w:rPr>
          <w:t xml:space="preserve"> (∆AIC). </w:t>
        </w:r>
      </w:ins>
      <w:ins w:id="371" w:author="Fernando Cagua" w:date="2020-02-22T16:17:00Z">
        <w:r w:rsidR="00BC113A">
          <w:rPr>
            <w:szCs w:val="24"/>
          </w:rPr>
          <w:t xml:space="preserve">Finally we </w:t>
        </w:r>
        <w:r w:rsidR="00BC113A">
          <w:rPr>
            <w:szCs w:val="24"/>
          </w:rPr>
          <w:lastRenderedPageBreak/>
          <w:t>calculate</w:t>
        </w:r>
      </w:ins>
      <w:ins w:id="372" w:author="Fernando Cagua" w:date="2020-02-22T16:19:00Z">
        <w:r w:rsidR="00BC113A">
          <w:rPr>
            <w:szCs w:val="24"/>
          </w:rPr>
          <w:t>d</w:t>
        </w:r>
      </w:ins>
      <w:ins w:id="373" w:author="Fernando Cagua" w:date="2020-02-22T16:17:00Z">
        <w:r w:rsidR="00BC113A">
          <w:rPr>
            <w:szCs w:val="24"/>
          </w:rPr>
          <w:t xml:space="preserve"> the median ∆AIC for each model across all surveys to determine </w:t>
        </w:r>
      </w:ins>
      <w:ins w:id="374" w:author="Fernando Cagua" w:date="2020-02-22T16:19:00Z">
        <w:r w:rsidR="00BC113A">
          <w:rPr>
            <w:szCs w:val="24"/>
          </w:rPr>
          <w:t xml:space="preserve">which of the four </w:t>
        </w:r>
      </w:ins>
      <w:ins w:id="375" w:author="Fernando Cagua" w:date="2020-02-22T16:20:00Z">
        <w:r w:rsidR="00D448FC">
          <w:rPr>
            <w:szCs w:val="24"/>
          </w:rPr>
          <w:t>models</w:t>
        </w:r>
      </w:ins>
      <w:ins w:id="376" w:author="Fernando Cagua" w:date="2020-02-22T16:19:00Z">
        <w:r w:rsidR="00BC113A">
          <w:rPr>
            <w:szCs w:val="24"/>
          </w:rPr>
          <w:t xml:space="preserve"> </w:t>
        </w:r>
        <w:r w:rsidR="00D448FC">
          <w:rPr>
            <w:szCs w:val="24"/>
          </w:rPr>
          <w:t>performed better</w:t>
        </w:r>
      </w:ins>
      <w:ins w:id="377" w:author="Fernando Cagua" w:date="2020-02-22T16:20:00Z">
        <w:r w:rsidR="00D448FC">
          <w:rPr>
            <w:szCs w:val="24"/>
          </w:rPr>
          <w:t xml:space="preserve"> overall</w:t>
        </w:r>
      </w:ins>
      <w:ins w:id="378" w:author="Fernando Cagua" w:date="2020-02-22T16:19:00Z">
        <w:r w:rsidR="00D448FC">
          <w:rPr>
            <w:szCs w:val="24"/>
          </w:rPr>
          <w:t>.</w:t>
        </w:r>
      </w:ins>
      <w:ins w:id="379" w:author="Fernando Cagua" w:date="2020-02-22T16:17:00Z">
        <w:r w:rsidR="00BC113A">
          <w:rPr>
            <w:szCs w:val="24"/>
          </w:rPr>
          <w:t xml:space="preserve"> </w:t>
        </w:r>
      </w:ins>
      <w:del w:id="380" w:author="Fernando Cagua" w:date="2020-02-22T16:20:00Z">
        <w:r w:rsidR="00A23C02" w:rsidRPr="00ED7236" w:rsidDel="00D448FC">
          <w:rPr>
            <w:szCs w:val="24"/>
          </w:rPr>
          <w:delText xml:space="preserve"> to determine whether the detection process was better approximated by a half-normal, a negative exponential, a hazard-rate, or a uniform distribution function. </w:delText>
        </w:r>
      </w:del>
    </w:p>
    <w:p w14:paraId="5C2BF55E" w14:textId="175AF451" w:rsidR="00A23C02" w:rsidRPr="00ED7236" w:rsidRDefault="00A23C02" w:rsidP="002F0817">
      <w:pPr>
        <w:pStyle w:val="BodyText"/>
        <w:spacing w:after="0" w:line="480" w:lineRule="auto"/>
        <w:ind w:firstLine="720"/>
        <w:jc w:val="both"/>
        <w:rPr>
          <w:szCs w:val="24"/>
        </w:rPr>
      </w:pPr>
      <w:r w:rsidRPr="00ED7236">
        <w:rPr>
          <w:szCs w:val="24"/>
        </w:rPr>
        <w:t xml:space="preserve">Next, </w:t>
      </w:r>
      <w:r w:rsidR="00B961FF" w:rsidRPr="00ED7236">
        <w:rPr>
          <w:szCs w:val="24"/>
        </w:rPr>
        <w:t xml:space="preserve">we used </w:t>
      </w:r>
      <w:r w:rsidRPr="00ED7236">
        <w:rPr>
          <w:szCs w:val="24"/>
        </w:rPr>
        <w:t xml:space="preserve">a generalised additive model (GAM) to determine whether </w:t>
      </w:r>
      <w:r w:rsidRPr="00ED7236">
        <w:rPr>
          <w:i/>
          <w:szCs w:val="24"/>
        </w:rPr>
        <w:t>B. latro</w:t>
      </w:r>
      <w:r w:rsidRPr="00ED7236">
        <w:rPr>
          <w:szCs w:val="24"/>
        </w:rPr>
        <w:t xml:space="preserve"> densities varied significantly (i) over the years, (ii) over the yearly cycle, and (iii) over the lunar cycle. </w:t>
      </w:r>
      <w:r w:rsidR="00B961FF" w:rsidRPr="00ED7236">
        <w:rPr>
          <w:szCs w:val="24"/>
        </w:rPr>
        <w:t>We fitted the m</w:t>
      </w:r>
      <w:r w:rsidRPr="00ED7236">
        <w:rPr>
          <w:szCs w:val="24"/>
        </w:rPr>
        <w:t xml:space="preserve">odels using the R package </w:t>
      </w:r>
      <w:r w:rsidR="0056797A" w:rsidRPr="00ED7236">
        <w:rPr>
          <w:szCs w:val="24"/>
        </w:rPr>
        <w:t>‘</w:t>
      </w:r>
      <w:r w:rsidRPr="00ED7236">
        <w:rPr>
          <w:szCs w:val="24"/>
        </w:rPr>
        <w:t>mgcv</w:t>
      </w:r>
      <w:r w:rsidR="0056797A" w:rsidRPr="00ED7236">
        <w:rPr>
          <w:szCs w:val="24"/>
        </w:rPr>
        <w:t>’</w:t>
      </w:r>
      <w:r w:rsidR="0086366A" w:rsidRPr="00ED7236">
        <w:rPr>
          <w:szCs w:val="24"/>
        </w:rPr>
        <w:t xml:space="preserve"> (Wood</w:t>
      </w:r>
      <w:r w:rsidRPr="00ED7236">
        <w:rPr>
          <w:szCs w:val="24"/>
        </w:rPr>
        <w:t xml:space="preserve"> 2006a), and </w:t>
      </w:r>
      <w:r w:rsidR="00B961FF" w:rsidRPr="00ED7236">
        <w:rPr>
          <w:szCs w:val="24"/>
        </w:rPr>
        <w:t xml:space="preserve">assessed the </w:t>
      </w:r>
      <w:r w:rsidRPr="00ED7236">
        <w:rPr>
          <w:szCs w:val="24"/>
        </w:rPr>
        <w:t>model parsimony by comparing their AIC values</w:t>
      </w:r>
      <w:ins w:id="381" w:author="Jennifer Appoo" w:date="2019-11-28T12:54:00Z">
        <w:r w:rsidR="00567F7C">
          <w:rPr>
            <w:szCs w:val="24"/>
          </w:rPr>
          <w:t>, with models with the lowest AIC values presenting the most parsimonious (best fitting) models</w:t>
        </w:r>
      </w:ins>
      <w:r w:rsidRPr="00ED7236">
        <w:rPr>
          <w:szCs w:val="24"/>
        </w:rPr>
        <w:t xml:space="preserve">. </w:t>
      </w:r>
      <w:commentRangeStart w:id="382"/>
      <w:commentRangeStart w:id="383"/>
      <w:r w:rsidR="001E4404" w:rsidRPr="00ED7236">
        <w:rPr>
          <w:szCs w:val="24"/>
        </w:rPr>
        <w:t xml:space="preserve">We back calculated the phase of the moon during the survey using the R package ‘oce’ (Kelley &amp; Richards 2015) and defined it as a continuous variable from zero to one with both extremes corresponding to new moon, 0.25 for first quarter, 0.5 for full moon, and 0.75 for last quarter (Meeus 1982). </w:t>
      </w:r>
      <w:commentRangeEnd w:id="382"/>
      <w:r w:rsidR="001E4404">
        <w:rPr>
          <w:rStyle w:val="CommentReference"/>
        </w:rPr>
        <w:commentReference w:id="382"/>
      </w:r>
      <w:commentRangeEnd w:id="383"/>
      <w:r w:rsidR="00D448FC">
        <w:rPr>
          <w:rStyle w:val="CommentReference"/>
        </w:rPr>
        <w:commentReference w:id="383"/>
      </w:r>
      <w:r w:rsidRPr="00ED7236">
        <w:rPr>
          <w:szCs w:val="24"/>
        </w:rPr>
        <w:t xml:space="preserve"> </w:t>
      </w:r>
      <w:ins w:id="384" w:author="Fernando Cagua" w:date="2020-02-22T16:22:00Z">
        <w:r w:rsidR="00D448FC">
          <w:rPr>
            <w:szCs w:val="24"/>
          </w:rPr>
          <w:t>In order to assess po</w:t>
        </w:r>
      </w:ins>
      <w:ins w:id="385" w:author="Fernando Cagua" w:date="2020-02-22T16:23:00Z">
        <w:r w:rsidR="00D448FC">
          <w:rPr>
            <w:szCs w:val="24"/>
          </w:rPr>
          <w:t xml:space="preserve">tential sex-specific differences </w:t>
        </w:r>
      </w:ins>
      <w:commentRangeStart w:id="386"/>
      <w:del w:id="387" w:author="Fernando Cagua" w:date="2020-02-22T16:23:00Z">
        <w:r w:rsidR="00EB783A" w:rsidRPr="00ED7236" w:rsidDel="00D448FC">
          <w:rPr>
            <w:szCs w:val="24"/>
          </w:rPr>
          <w:delText xml:space="preserve">To analyse abundance patterns at </w:delText>
        </w:r>
      </w:del>
      <w:r w:rsidR="00EB783A" w:rsidRPr="00ED7236">
        <w:rPr>
          <w:szCs w:val="24"/>
        </w:rPr>
        <w:t>a finer spatial and temporal scale</w:t>
      </w:r>
      <w:commentRangeEnd w:id="386"/>
      <w:r w:rsidR="00EB783A">
        <w:rPr>
          <w:rStyle w:val="CommentReference"/>
        </w:rPr>
        <w:commentReference w:id="386"/>
      </w:r>
      <w:r w:rsidRPr="00ED7236">
        <w:rPr>
          <w:szCs w:val="24"/>
        </w:rPr>
        <w:t xml:space="preserve">, </w:t>
      </w:r>
      <w:r w:rsidR="00B961FF" w:rsidRPr="00ED7236">
        <w:rPr>
          <w:szCs w:val="24"/>
        </w:rPr>
        <w:t xml:space="preserve">we used </w:t>
      </w:r>
      <w:r w:rsidRPr="00ED7236">
        <w:rPr>
          <w:szCs w:val="24"/>
        </w:rPr>
        <w:t xml:space="preserve">a set of GAMs to quantify the relative effect of the aforementioned variables on the counts of both male and female </w:t>
      </w:r>
      <w:commentRangeStart w:id="388"/>
      <w:r w:rsidR="003E6D29" w:rsidRPr="00ED7236">
        <w:rPr>
          <w:szCs w:val="24"/>
        </w:rPr>
        <w:t>individuals</w:t>
      </w:r>
      <w:ins w:id="389" w:author="Jennifer Appoo" w:date="2019-11-28T12:56:00Z">
        <w:r w:rsidR="003E6D29">
          <w:rPr>
            <w:szCs w:val="24"/>
          </w:rPr>
          <w:t xml:space="preserve"> independently</w:t>
        </w:r>
        <w:commentRangeEnd w:id="388"/>
        <w:r w:rsidR="003E6D29">
          <w:rPr>
            <w:rStyle w:val="CommentReference"/>
          </w:rPr>
          <w:commentReference w:id="388"/>
        </w:r>
      </w:ins>
      <w:r w:rsidRPr="00ED7236">
        <w:rPr>
          <w:szCs w:val="24"/>
        </w:rPr>
        <w:t xml:space="preserve">. This was possible </w:t>
      </w:r>
      <w:r w:rsidR="00AD0F74" w:rsidRPr="00ED7236">
        <w:rPr>
          <w:szCs w:val="24"/>
        </w:rPr>
        <w:t xml:space="preserve">after </w:t>
      </w:r>
      <w:r w:rsidRPr="00ED7236">
        <w:rPr>
          <w:szCs w:val="24"/>
        </w:rPr>
        <w:t xml:space="preserve">initial analysis indicated that </w:t>
      </w:r>
      <w:r w:rsidR="003321D0" w:rsidRPr="00ED7236">
        <w:rPr>
          <w:i/>
          <w:szCs w:val="24"/>
        </w:rPr>
        <w:t>B.</w:t>
      </w:r>
      <w:r w:rsidR="00AD0F74" w:rsidRPr="00ED7236">
        <w:rPr>
          <w:i/>
          <w:szCs w:val="24"/>
        </w:rPr>
        <w:t xml:space="preserve"> </w:t>
      </w:r>
      <w:r w:rsidR="003321D0" w:rsidRPr="00ED7236">
        <w:rPr>
          <w:i/>
          <w:szCs w:val="24"/>
        </w:rPr>
        <w:t>latro</w:t>
      </w:r>
      <w:r w:rsidR="003321D0" w:rsidRPr="00ED7236">
        <w:rPr>
          <w:szCs w:val="24"/>
        </w:rPr>
        <w:t xml:space="preserve"> </w:t>
      </w:r>
      <w:r w:rsidRPr="00ED7236">
        <w:rPr>
          <w:szCs w:val="24"/>
        </w:rPr>
        <w:t xml:space="preserve">detectability </w:t>
      </w:r>
      <w:del w:id="390" w:author="Fernando Cagua" w:date="2020-02-22T16:24:00Z">
        <w:r w:rsidRPr="00ED7236" w:rsidDel="00D448FC">
          <w:rPr>
            <w:szCs w:val="24"/>
          </w:rPr>
          <w:delText>did not change over time and was not influenced</w:delText>
        </w:r>
      </w:del>
      <w:ins w:id="391" w:author="Fernando Cagua" w:date="2020-02-22T16:24:00Z">
        <w:r w:rsidR="00D448FC">
          <w:rPr>
            <w:szCs w:val="24"/>
          </w:rPr>
          <w:t>was not consistently influenced</w:t>
        </w:r>
      </w:ins>
      <w:r w:rsidRPr="00ED7236">
        <w:rPr>
          <w:szCs w:val="24"/>
        </w:rPr>
        <w:t xml:space="preserve"> by </w:t>
      </w:r>
      <w:commentRangeStart w:id="392"/>
      <w:commentRangeStart w:id="393"/>
      <w:r w:rsidR="004B1788" w:rsidRPr="00ED7236">
        <w:rPr>
          <w:szCs w:val="24"/>
        </w:rPr>
        <w:t xml:space="preserve">habitat composition </w:t>
      </w:r>
      <w:commentRangeEnd w:id="392"/>
      <w:r w:rsidR="004B1788">
        <w:rPr>
          <w:rStyle w:val="CommentReference"/>
        </w:rPr>
        <w:commentReference w:id="392"/>
      </w:r>
      <w:commentRangeEnd w:id="393"/>
      <w:r w:rsidR="00D448FC">
        <w:rPr>
          <w:rStyle w:val="CommentReference"/>
        </w:rPr>
        <w:commentReference w:id="393"/>
      </w:r>
      <w:del w:id="394" w:author="Fernando Cagua" w:date="2020-02-22T16:26:00Z">
        <w:r w:rsidR="004B1788" w:rsidRPr="00ED7236" w:rsidDel="00D448FC">
          <w:rPr>
            <w:szCs w:val="24"/>
          </w:rPr>
          <w:delText xml:space="preserve"> </w:delText>
        </w:r>
      </w:del>
      <w:r w:rsidRPr="00ED7236">
        <w:rPr>
          <w:szCs w:val="24"/>
        </w:rPr>
        <w:t xml:space="preserve">(see Results) </w:t>
      </w:r>
      <w:commentRangeStart w:id="395"/>
      <w:commentRangeStart w:id="396"/>
      <w:r w:rsidR="0085520B" w:rsidRPr="00ED7236">
        <w:rPr>
          <w:szCs w:val="24"/>
        </w:rPr>
        <w:t xml:space="preserve">and consequently direct counts </w:t>
      </w:r>
      <w:ins w:id="397" w:author="Fernando Cagua" w:date="2020-02-22T16:25:00Z">
        <w:r w:rsidR="00D448FC">
          <w:rPr>
            <w:szCs w:val="24"/>
          </w:rPr>
          <w:t xml:space="preserve">are sufficiently correlated to </w:t>
        </w:r>
      </w:ins>
      <w:del w:id="398" w:author="Fernando Cagua" w:date="2020-02-22T16:25:00Z">
        <w:r w:rsidR="0085520B" w:rsidRPr="00ED7236" w:rsidDel="00D448FC">
          <w:rPr>
            <w:szCs w:val="24"/>
          </w:rPr>
          <w:delText xml:space="preserve">provide an accurate index of </w:delText>
        </w:r>
      </w:del>
      <w:r w:rsidR="0085520B" w:rsidRPr="00ED7236">
        <w:rPr>
          <w:i/>
          <w:szCs w:val="24"/>
        </w:rPr>
        <w:t>B. latro</w:t>
      </w:r>
      <w:r w:rsidR="0085520B" w:rsidRPr="00ED7236">
        <w:rPr>
          <w:szCs w:val="24"/>
        </w:rPr>
        <w:t xml:space="preserve"> </w:t>
      </w:r>
      <w:ins w:id="399" w:author="Fernando Cagua" w:date="2020-02-22T16:26:00Z">
        <w:r w:rsidR="00D448FC">
          <w:rPr>
            <w:szCs w:val="24"/>
          </w:rPr>
          <w:t xml:space="preserve">observable </w:t>
        </w:r>
      </w:ins>
      <w:del w:id="400" w:author="Fernando Cagua" w:date="2020-02-22T16:25:00Z">
        <w:r w:rsidR="0085520B" w:rsidRPr="00ED7236" w:rsidDel="00D448FC">
          <w:rPr>
            <w:szCs w:val="24"/>
          </w:rPr>
          <w:delText>abundance</w:delText>
        </w:r>
        <w:commentRangeEnd w:id="395"/>
        <w:r w:rsidR="0085520B" w:rsidDel="00D448FC">
          <w:rPr>
            <w:rStyle w:val="CommentReference"/>
          </w:rPr>
          <w:commentReference w:id="395"/>
        </w:r>
      </w:del>
      <w:commentRangeEnd w:id="396"/>
      <w:r w:rsidR="00D84B8B">
        <w:rPr>
          <w:rStyle w:val="CommentReference"/>
        </w:rPr>
        <w:commentReference w:id="396"/>
      </w:r>
      <w:ins w:id="401" w:author="Fernando Cagua" w:date="2020-02-22T16:25:00Z">
        <w:r w:rsidR="00D448FC">
          <w:rPr>
            <w:szCs w:val="24"/>
          </w:rPr>
          <w:t>densities</w:t>
        </w:r>
      </w:ins>
      <w:r w:rsidR="0085520B" w:rsidRPr="00ED7236">
        <w:rPr>
          <w:szCs w:val="24"/>
        </w:rPr>
        <w:t xml:space="preserve">. </w:t>
      </w:r>
      <w:del w:id="402" w:author="Fernando Cagua" w:date="2020-02-22T16:28:00Z">
        <w:r w:rsidR="0085520B" w:rsidRPr="00ED7236" w:rsidDel="00D448FC">
          <w:rPr>
            <w:szCs w:val="24"/>
          </w:rPr>
          <w:delText>As i</w:delText>
        </w:r>
      </w:del>
      <w:ins w:id="403" w:author="Fernando Cagua" w:date="2020-02-22T16:28:00Z">
        <w:r w:rsidR="00D448FC">
          <w:rPr>
            <w:szCs w:val="24"/>
          </w:rPr>
          <w:t>I</w:t>
        </w:r>
      </w:ins>
      <w:r w:rsidR="0085520B" w:rsidRPr="00ED7236">
        <w:rPr>
          <w:szCs w:val="24"/>
        </w:rPr>
        <w:t>t is</w:t>
      </w:r>
      <w:ins w:id="404" w:author="Fernando Cagua" w:date="2020-02-22T16:28:00Z">
        <w:r w:rsidR="00D448FC">
          <w:rPr>
            <w:szCs w:val="24"/>
          </w:rPr>
          <w:t xml:space="preserve"> also</w:t>
        </w:r>
      </w:ins>
      <w:r w:rsidR="0085520B" w:rsidRPr="00ED7236">
        <w:rPr>
          <w:szCs w:val="24"/>
        </w:rPr>
        <w:t xml:space="preserve"> plausible that environmental factors interact with habitat requirements</w:t>
      </w:r>
      <w:ins w:id="405" w:author="Fernando Cagua" w:date="2020-02-22T16:29:00Z">
        <w:r w:rsidR="00BD17A8">
          <w:rPr>
            <w:szCs w:val="24"/>
          </w:rPr>
          <w:t xml:space="preserve">. </w:t>
        </w:r>
      </w:ins>
      <w:ins w:id="406" w:author="Fernando Cagua" w:date="2020-02-22T16:30:00Z">
        <w:r w:rsidR="00BD17A8">
          <w:rPr>
            <w:szCs w:val="24"/>
          </w:rPr>
          <w:t xml:space="preserve">Because </w:t>
        </w:r>
      </w:ins>
      <w:ins w:id="407" w:author="Fernando Cagua" w:date="2020-02-22T16:34:00Z">
        <w:r w:rsidR="00BD17A8">
          <w:rPr>
            <w:szCs w:val="24"/>
          </w:rPr>
          <w:t>Aldabra’s weather is highly seasonal</w:t>
        </w:r>
      </w:ins>
      <w:ins w:id="408" w:author="Fernando Cagua" w:date="2020-02-22T18:49:00Z">
        <w:r w:rsidR="0022542A">
          <w:rPr>
            <w:szCs w:val="24"/>
          </w:rPr>
          <w:t xml:space="preserve"> and enviro</w:t>
        </w:r>
      </w:ins>
      <w:ins w:id="409" w:author="Fernando Cagua" w:date="2020-02-22T18:50:00Z">
        <w:r w:rsidR="0022542A">
          <w:rPr>
            <w:szCs w:val="24"/>
          </w:rPr>
          <w:t>nmental factors like rainfall, temperature, and wind, are highly correlated with the day of the year,</w:t>
        </w:r>
      </w:ins>
      <w:ins w:id="410" w:author="Fernando Cagua" w:date="2020-02-22T16:34:00Z">
        <w:r w:rsidR="00BD17A8">
          <w:rPr>
            <w:szCs w:val="24"/>
          </w:rPr>
          <w:t xml:space="preserve"> </w:t>
        </w:r>
      </w:ins>
      <w:ins w:id="411" w:author="Fernando Cagua" w:date="2020-02-22T16:35:00Z">
        <w:r w:rsidR="00BD17A8">
          <w:rPr>
            <w:szCs w:val="24"/>
          </w:rPr>
          <w:t xml:space="preserve">we included in the model </w:t>
        </w:r>
      </w:ins>
      <w:del w:id="412" w:author="Fernando Cagua" w:date="2020-02-22T16:29:00Z">
        <w:r w:rsidRPr="00ED7236" w:rsidDel="00BD17A8">
          <w:rPr>
            <w:szCs w:val="24"/>
          </w:rPr>
          <w:delText>,</w:delText>
        </w:r>
      </w:del>
      <w:del w:id="413" w:author="Fernando Cagua" w:date="2020-02-22T16:35:00Z">
        <w:r w:rsidRPr="00ED7236" w:rsidDel="00BD17A8">
          <w:rPr>
            <w:szCs w:val="24"/>
          </w:rPr>
          <w:delText xml:space="preserve"> </w:delText>
        </w:r>
        <w:commentRangeStart w:id="414"/>
        <w:commentRangeStart w:id="415"/>
        <w:r w:rsidR="001C643D" w:rsidRPr="00ED7236" w:rsidDel="00BD17A8">
          <w:rPr>
            <w:szCs w:val="24"/>
          </w:rPr>
          <w:delText>the</w:delText>
        </w:r>
      </w:del>
      <w:ins w:id="416" w:author="Fernando Cagua" w:date="2020-02-22T16:35:00Z">
        <w:r w:rsidR="00BD17A8">
          <w:rPr>
            <w:szCs w:val="24"/>
          </w:rPr>
          <w:t>an</w:t>
        </w:r>
      </w:ins>
      <w:r w:rsidR="001C643D" w:rsidRPr="00ED7236">
        <w:rPr>
          <w:szCs w:val="24"/>
        </w:rPr>
        <w:t xml:space="preserve"> interaction between day of the year and distance from shore was included </w:t>
      </w:r>
      <w:r w:rsidR="00E6630C" w:rsidRPr="00ED7236">
        <w:rPr>
          <w:szCs w:val="24"/>
        </w:rPr>
        <w:t>in the model</w:t>
      </w:r>
      <w:commentRangeStart w:id="417"/>
      <w:commentRangeEnd w:id="417"/>
      <w:r w:rsidR="00E6630C">
        <w:rPr>
          <w:rStyle w:val="CommentReference"/>
        </w:rPr>
        <w:commentReference w:id="417"/>
      </w:r>
      <w:commentRangeStart w:id="418"/>
      <w:commentRangeStart w:id="419"/>
      <w:commentRangeEnd w:id="418"/>
      <w:r w:rsidR="00E6630C">
        <w:rPr>
          <w:rStyle w:val="CommentReference"/>
        </w:rPr>
        <w:commentReference w:id="418"/>
      </w:r>
      <w:commentRangeEnd w:id="419"/>
      <w:r w:rsidR="00BD17A8">
        <w:rPr>
          <w:rStyle w:val="CommentReference"/>
        </w:rPr>
        <w:commentReference w:id="419"/>
      </w:r>
      <w:r w:rsidR="00E6630C" w:rsidRPr="00ED7236">
        <w:rPr>
          <w:szCs w:val="24"/>
        </w:rPr>
        <w:t xml:space="preserve"> </w:t>
      </w:r>
      <w:r w:rsidR="001C643D" w:rsidRPr="00ED7236">
        <w:rPr>
          <w:szCs w:val="24"/>
        </w:rPr>
        <w:t>(Wood 2006b).</w:t>
      </w:r>
      <w:commentRangeEnd w:id="414"/>
      <w:r w:rsidR="001C643D">
        <w:rPr>
          <w:rStyle w:val="CommentReference"/>
        </w:rPr>
        <w:commentReference w:id="414"/>
      </w:r>
      <w:commentRangeEnd w:id="415"/>
      <w:r w:rsidR="00D84B8B">
        <w:rPr>
          <w:rStyle w:val="CommentReference"/>
        </w:rPr>
        <w:commentReference w:id="415"/>
      </w:r>
    </w:p>
    <w:p w14:paraId="1D70F795" w14:textId="77777777" w:rsidR="00756EE3" w:rsidRPr="00ED7236" w:rsidRDefault="00756EE3" w:rsidP="002F0817">
      <w:pPr>
        <w:pStyle w:val="FirstParagraph"/>
        <w:spacing w:before="0" w:after="0" w:line="480" w:lineRule="auto"/>
        <w:jc w:val="both"/>
        <w:rPr>
          <w:lang w:val="en-GB"/>
        </w:rPr>
      </w:pPr>
    </w:p>
    <w:p w14:paraId="11D6E034" w14:textId="18F170A3" w:rsidR="00756EE3" w:rsidRPr="00452FE1" w:rsidRDefault="00452FE1" w:rsidP="002F0817">
      <w:pPr>
        <w:pStyle w:val="FirstParagraph"/>
        <w:spacing w:before="0" w:after="0" w:line="480" w:lineRule="auto"/>
        <w:jc w:val="both"/>
        <w:rPr>
          <w:lang w:val="en-GB"/>
        </w:rPr>
      </w:pPr>
      <w:r>
        <w:rPr>
          <w:lang w:val="en-GB"/>
        </w:rPr>
        <w:t>2.4</w:t>
      </w:r>
      <w:r w:rsidRPr="00452FE1">
        <w:rPr>
          <w:lang w:val="en-GB"/>
        </w:rPr>
        <w:t xml:space="preserve">.2. </w:t>
      </w:r>
      <w:commentRangeStart w:id="420"/>
      <w:r w:rsidR="00900CD9" w:rsidRPr="00452FE1">
        <w:rPr>
          <w:lang w:val="en-GB"/>
        </w:rPr>
        <w:t>Sex ratio and size</w:t>
      </w:r>
      <w:commentRangeEnd w:id="420"/>
      <w:r w:rsidR="00900CD9">
        <w:rPr>
          <w:rStyle w:val="CommentReference"/>
          <w:lang w:val="en-GB"/>
        </w:rPr>
        <w:commentReference w:id="420"/>
      </w:r>
    </w:p>
    <w:p w14:paraId="7B63F2E5" w14:textId="4780960B" w:rsidR="00A23C02" w:rsidRPr="00ED7236" w:rsidRDefault="00A23C02" w:rsidP="002F0817">
      <w:pPr>
        <w:pStyle w:val="FirstParagraph"/>
        <w:spacing w:before="0" w:after="0" w:line="480" w:lineRule="auto"/>
        <w:jc w:val="both"/>
        <w:rPr>
          <w:lang w:val="en-GB"/>
        </w:rPr>
      </w:pPr>
      <w:r w:rsidRPr="00ED7236">
        <w:rPr>
          <w:lang w:val="en-GB"/>
        </w:rPr>
        <w:t xml:space="preserve">We calculated </w:t>
      </w:r>
      <w:ins w:id="421" w:author="Fernando Cagua" w:date="2020-02-22T16:44:00Z">
        <w:r w:rsidR="001035B7">
          <w:rPr>
            <w:lang w:val="en-GB"/>
          </w:rPr>
          <w:t xml:space="preserve">overall </w:t>
        </w:r>
      </w:ins>
      <w:r w:rsidRPr="00ED7236">
        <w:rPr>
          <w:lang w:val="en-GB"/>
        </w:rPr>
        <w:t>observed sex ratios from the individual</w:t>
      </w:r>
      <w:del w:id="422" w:author="Fernando Cagua" w:date="2020-02-22T16:44:00Z">
        <w:r w:rsidRPr="00ED7236" w:rsidDel="001035B7">
          <w:rPr>
            <w:lang w:val="en-GB"/>
          </w:rPr>
          <w:delText xml:space="preserve"> </w:delText>
        </w:r>
      </w:del>
      <w:ins w:id="423" w:author="Fernando Cagua" w:date="2020-02-22T16:44:00Z">
        <w:r w:rsidR="001035B7">
          <w:rPr>
            <w:lang w:val="en-GB"/>
          </w:rPr>
          <w:t>.</w:t>
        </w:r>
      </w:ins>
      <w:del w:id="424" w:author="Fernando Cagua" w:date="2020-02-22T16:44:00Z">
        <w:r w:rsidRPr="00ED7236" w:rsidDel="001035B7">
          <w:rPr>
            <w:lang w:val="en-GB"/>
          </w:rPr>
          <w:delText>counts</w:delText>
        </w:r>
      </w:del>
      <w:ins w:id="425" w:author="Jennifer Appoo" w:date="2019-11-28T12:49:00Z">
        <w:del w:id="426" w:author="Fernando Cagua" w:date="2020-02-22T16:44:00Z">
          <w:r w:rsidR="00B30ED8" w:rsidDel="001035B7">
            <w:rPr>
              <w:lang w:val="en-GB"/>
            </w:rPr>
            <w:delText xml:space="preserve"> </w:delText>
          </w:r>
          <w:commentRangeStart w:id="427"/>
          <w:r w:rsidR="00B30ED8" w:rsidDel="001035B7">
            <w:rPr>
              <w:lang w:val="en-GB"/>
            </w:rPr>
            <w:delText>from each survey for each section respectively for the two transects</w:delText>
          </w:r>
          <w:commentRangeEnd w:id="427"/>
          <w:r w:rsidR="00B30ED8" w:rsidDel="001035B7">
            <w:rPr>
              <w:rStyle w:val="CommentReference"/>
              <w:lang w:val="en-GB"/>
            </w:rPr>
            <w:commentReference w:id="427"/>
          </w:r>
          <w:r w:rsidR="00B30ED8" w:rsidDel="001035B7">
            <w:rPr>
              <w:lang w:val="en-GB"/>
            </w:rPr>
            <w:delText>?</w:delText>
          </w:r>
        </w:del>
      </w:ins>
      <w:del w:id="428" w:author="Jennifer Appoo" w:date="2019-11-28T12:49:00Z">
        <w:r w:rsidRPr="00ED7236" w:rsidDel="00B30ED8">
          <w:rPr>
            <w:lang w:val="en-GB"/>
          </w:rPr>
          <w:delText>.</w:delText>
        </w:r>
      </w:del>
      <w:r w:rsidRPr="00ED7236">
        <w:rPr>
          <w:lang w:val="en-GB"/>
        </w:rPr>
        <w:t xml:space="preserve"> Because of the relevance for reproduction, we also calculated the sex ratio </w:t>
      </w:r>
      <w:r w:rsidR="00BF5AAA" w:rsidRPr="00ED7236">
        <w:rPr>
          <w:lang w:val="en-GB"/>
        </w:rPr>
        <w:t xml:space="preserve">of </w:t>
      </w:r>
      <w:r w:rsidRPr="00ED7236">
        <w:rPr>
          <w:lang w:val="en-GB"/>
        </w:rPr>
        <w:t xml:space="preserve">only sexually mature individuals. </w:t>
      </w:r>
      <w:r w:rsidR="00B961FF" w:rsidRPr="00ED7236">
        <w:rPr>
          <w:lang w:val="en-GB"/>
        </w:rPr>
        <w:t xml:space="preserve">We assumed </w:t>
      </w:r>
      <w:r w:rsidRPr="00ED7236">
        <w:rPr>
          <w:lang w:val="en-GB"/>
        </w:rPr>
        <w:t>sexual maturity based on size</w:t>
      </w:r>
      <w:r w:rsidR="00BF5AAA" w:rsidRPr="00ED7236">
        <w:rPr>
          <w:lang w:val="en-GB"/>
        </w:rPr>
        <w:t>:</w:t>
      </w:r>
      <w:r w:rsidRPr="00ED7236">
        <w:rPr>
          <w:lang w:val="en-GB"/>
        </w:rPr>
        <w:t xml:space="preserve"> individuals with a thoracic length </w:t>
      </w:r>
      <w:r w:rsidR="00BF5AAA" w:rsidRPr="00ED7236">
        <w:rPr>
          <w:lang w:val="en-GB"/>
        </w:rPr>
        <w:t xml:space="preserve">&gt; </w:t>
      </w:r>
      <w:r w:rsidRPr="00ED7236">
        <w:rPr>
          <w:lang w:val="en-GB"/>
        </w:rPr>
        <w:t xml:space="preserve">28mm were considered adults (Fletcher </w:t>
      </w:r>
      <w:r w:rsidR="00317606" w:rsidRPr="00ED7236">
        <w:rPr>
          <w:lang w:val="en-GB"/>
        </w:rPr>
        <w:t>et al.</w:t>
      </w:r>
      <w:r w:rsidRPr="00ED7236">
        <w:rPr>
          <w:lang w:val="en-GB"/>
        </w:rPr>
        <w:t xml:space="preserve"> 199</w:t>
      </w:r>
      <w:r w:rsidR="00317606" w:rsidRPr="00ED7236">
        <w:rPr>
          <w:lang w:val="en-GB"/>
        </w:rPr>
        <w:t>0</w:t>
      </w:r>
      <w:r w:rsidR="00914CF6" w:rsidRPr="00ED7236">
        <w:rPr>
          <w:lang w:val="en-GB"/>
        </w:rPr>
        <w:t>,</w:t>
      </w:r>
      <w:r w:rsidR="00317606" w:rsidRPr="00ED7236">
        <w:rPr>
          <w:lang w:val="en-GB"/>
        </w:rPr>
        <w:t xml:space="preserve"> </w:t>
      </w:r>
      <w:r w:rsidRPr="00ED7236">
        <w:rPr>
          <w:lang w:val="en-GB"/>
        </w:rPr>
        <w:t xml:space="preserve">Drew et al. 2010). </w:t>
      </w:r>
      <w:r w:rsidR="00B961FF" w:rsidRPr="00ED7236">
        <w:rPr>
          <w:lang w:val="en-GB"/>
        </w:rPr>
        <w:t>We used t</w:t>
      </w:r>
      <w:r w:rsidRPr="00ED7236">
        <w:rPr>
          <w:lang w:val="en-GB"/>
        </w:rPr>
        <w:t xml:space="preserve">horacic length to determine whether </w:t>
      </w:r>
      <w:r w:rsidRPr="00ED7236">
        <w:rPr>
          <w:lang w:val="en-GB"/>
        </w:rPr>
        <w:lastRenderedPageBreak/>
        <w:t xml:space="preserve">the Aldabra population exhibits size sexual dimorphism. </w:t>
      </w:r>
      <w:r w:rsidR="00B961FF" w:rsidRPr="00ED7236">
        <w:rPr>
          <w:lang w:val="en-GB"/>
        </w:rPr>
        <w:t>We evaluated t</w:t>
      </w:r>
      <w:r w:rsidRPr="00ED7236">
        <w:rPr>
          <w:lang w:val="en-GB"/>
        </w:rPr>
        <w:t xml:space="preserve">he difference by visually inspecting the size distribution for both sexes and </w:t>
      </w:r>
      <w:ins w:id="429" w:author="Jennifer Appoo" w:date="2019-11-28T13:00:00Z">
        <w:r w:rsidR="00230424">
          <w:rPr>
            <w:lang w:val="en-GB"/>
          </w:rPr>
          <w:t xml:space="preserve">performing </w:t>
        </w:r>
      </w:ins>
      <w:r w:rsidRPr="00ED7236">
        <w:t>Mann–Whitney</w:t>
      </w:r>
      <w:r w:rsidRPr="00ED7236" w:rsidDel="00AE1FFD">
        <w:rPr>
          <w:lang w:val="en-GB"/>
        </w:rPr>
        <w:t xml:space="preserve"> </w:t>
      </w:r>
      <w:r w:rsidRPr="00ED7236">
        <w:rPr>
          <w:lang w:val="en-GB"/>
        </w:rPr>
        <w:t xml:space="preserve">tests on the </w:t>
      </w:r>
      <w:r w:rsidR="004F4B3B" w:rsidRPr="00ED7236">
        <w:rPr>
          <w:lang w:val="en-GB"/>
        </w:rPr>
        <w:t xml:space="preserve">thoracic </w:t>
      </w:r>
      <w:r w:rsidRPr="00ED7236">
        <w:rPr>
          <w:lang w:val="en-GB"/>
        </w:rPr>
        <w:t xml:space="preserve">length measurements. </w:t>
      </w:r>
      <w:r w:rsidR="000A7BA3" w:rsidRPr="00ED7236">
        <w:rPr>
          <w:lang w:val="en-GB"/>
        </w:rPr>
        <w:t>We used a</w:t>
      </w:r>
      <w:r w:rsidRPr="00ED7236">
        <w:rPr>
          <w:lang w:val="en-GB"/>
        </w:rPr>
        <w:t xml:space="preserve"> set of </w:t>
      </w:r>
      <w:commentRangeStart w:id="430"/>
      <w:commentRangeStart w:id="431"/>
      <w:r w:rsidR="00202176" w:rsidRPr="00ED7236">
        <w:rPr>
          <w:lang w:val="en-GB"/>
        </w:rPr>
        <w:t>GAMs</w:t>
      </w:r>
      <w:commentRangeEnd w:id="430"/>
      <w:r w:rsidR="00202176">
        <w:rPr>
          <w:rStyle w:val="CommentReference"/>
          <w:lang w:val="en-GB"/>
        </w:rPr>
        <w:commentReference w:id="430"/>
      </w:r>
      <w:commentRangeEnd w:id="431"/>
      <w:r w:rsidR="001035B7">
        <w:rPr>
          <w:rStyle w:val="CommentReference"/>
          <w:lang w:val="en-GB"/>
        </w:rPr>
        <w:commentReference w:id="431"/>
      </w:r>
      <w:r w:rsidRPr="00ED7236">
        <w:rPr>
          <w:lang w:val="en-GB"/>
        </w:rPr>
        <w:t xml:space="preserve"> to infer the effects that time of year, distance from shore, and </w:t>
      </w:r>
      <w:r w:rsidR="00BF5AAA" w:rsidRPr="00ED7236">
        <w:rPr>
          <w:lang w:val="en-GB"/>
        </w:rPr>
        <w:t xml:space="preserve">lunar </w:t>
      </w:r>
      <w:r w:rsidRPr="00ED7236">
        <w:rPr>
          <w:lang w:val="en-GB"/>
        </w:rPr>
        <w:t>phase may have on the sex ratio and sizes of individuals encountered</w:t>
      </w:r>
      <w:r w:rsidR="00A06048" w:rsidRPr="00ED7236">
        <w:rPr>
          <w:lang w:val="en-GB"/>
        </w:rPr>
        <w:t>.</w:t>
      </w:r>
      <w:del w:id="432" w:author="Jennifer Appoo" w:date="2019-11-28T12:55:00Z">
        <w:r w:rsidRPr="00ED7236" w:rsidDel="00E2351F">
          <w:rPr>
            <w:lang w:val="en-GB"/>
          </w:rPr>
          <w:delText xml:space="preserve"> </w:delText>
        </w:r>
      </w:del>
      <w:ins w:id="433" w:author="Jennifer Appoo" w:date="2019-11-28T13:01:00Z">
        <w:r w:rsidR="00AE4740">
          <w:rPr>
            <w:lang w:val="en-GB"/>
          </w:rPr>
          <w:t xml:space="preserve"> </w:t>
        </w:r>
        <w:del w:id="434" w:author="Fernando Cagua" w:date="2020-02-22T17:00:00Z">
          <w:r w:rsidR="00AE4740" w:rsidDel="002A51E4">
            <w:rPr>
              <w:lang w:val="en-GB"/>
            </w:rPr>
            <w:delText>Final model selection was based on the lowest AIC value.</w:delText>
          </w:r>
        </w:del>
      </w:ins>
      <w:del w:id="435" w:author="Fernando Cagua" w:date="2020-02-22T17:00:00Z">
        <w:r w:rsidRPr="00ED7236" w:rsidDel="002A51E4">
          <w:rPr>
            <w:lang w:val="en-GB"/>
          </w:rPr>
          <w:delText>Competing models were compared using their AIC.</w:delText>
        </w:r>
      </w:del>
    </w:p>
    <w:p w14:paraId="446A2A63" w14:textId="77777777" w:rsidR="000A7BA3" w:rsidRPr="00ED7236" w:rsidRDefault="000A7BA3" w:rsidP="002F0817">
      <w:pPr>
        <w:pStyle w:val="BodyText"/>
        <w:spacing w:line="480" w:lineRule="auto"/>
        <w:jc w:val="both"/>
        <w:rPr>
          <w:szCs w:val="24"/>
        </w:rPr>
      </w:pPr>
    </w:p>
    <w:p w14:paraId="37E8E0B9" w14:textId="732B4B98" w:rsidR="00A23C02" w:rsidRPr="00452FE1" w:rsidRDefault="00452FE1" w:rsidP="002F0817">
      <w:pPr>
        <w:pStyle w:val="BodyText"/>
        <w:spacing w:after="0" w:line="480" w:lineRule="auto"/>
        <w:jc w:val="both"/>
        <w:rPr>
          <w:szCs w:val="24"/>
        </w:rPr>
      </w:pPr>
      <w:r>
        <w:rPr>
          <w:szCs w:val="24"/>
        </w:rPr>
        <w:t>2.4</w:t>
      </w:r>
      <w:r w:rsidRPr="00452FE1">
        <w:rPr>
          <w:szCs w:val="24"/>
        </w:rPr>
        <w:t xml:space="preserve">.3. </w:t>
      </w:r>
      <w:r w:rsidR="00A23C02" w:rsidRPr="00452FE1">
        <w:rPr>
          <w:szCs w:val="24"/>
        </w:rPr>
        <w:t>Moulting and reproduction</w:t>
      </w:r>
    </w:p>
    <w:p w14:paraId="7C01DAFE" w14:textId="78EFE2B3" w:rsidR="00A23C02" w:rsidRPr="00ED7236" w:rsidRDefault="004B6B4C" w:rsidP="002F0817">
      <w:pPr>
        <w:pStyle w:val="BodyText"/>
        <w:spacing w:after="0" w:line="480" w:lineRule="auto"/>
        <w:jc w:val="both"/>
        <w:rPr>
          <w:i/>
          <w:szCs w:val="24"/>
        </w:rPr>
      </w:pPr>
      <w:r w:rsidRPr="00ED7236">
        <w:rPr>
          <w:szCs w:val="24"/>
        </w:rPr>
        <w:t>W</w:t>
      </w:r>
      <w:r w:rsidR="000A7BA3" w:rsidRPr="00ED7236">
        <w:rPr>
          <w:szCs w:val="24"/>
        </w:rPr>
        <w:t xml:space="preserve">e constructed </w:t>
      </w:r>
      <w:r w:rsidR="00A23C02" w:rsidRPr="00ED7236">
        <w:rPr>
          <w:szCs w:val="24"/>
        </w:rPr>
        <w:t xml:space="preserve">two additional </w:t>
      </w:r>
      <w:commentRangeStart w:id="436"/>
      <w:commentRangeStart w:id="437"/>
      <w:r w:rsidR="00E90DE3" w:rsidRPr="00ED7236">
        <w:rPr>
          <w:szCs w:val="24"/>
        </w:rPr>
        <w:t>GAMs</w:t>
      </w:r>
      <w:commentRangeEnd w:id="436"/>
      <w:r w:rsidR="00E90DE3">
        <w:rPr>
          <w:rStyle w:val="CommentReference"/>
        </w:rPr>
        <w:commentReference w:id="436"/>
      </w:r>
      <w:commentRangeEnd w:id="437"/>
      <w:r w:rsidR="00D84B8B">
        <w:rPr>
          <w:rStyle w:val="CommentReference"/>
        </w:rPr>
        <w:commentReference w:id="437"/>
      </w:r>
      <w:r w:rsidR="00E53CFE" w:rsidRPr="00ED7236">
        <w:rPr>
          <w:szCs w:val="24"/>
        </w:rPr>
        <w:t>,</w:t>
      </w:r>
      <w:r w:rsidR="00A23C02" w:rsidRPr="00ED7236">
        <w:rPr>
          <w:szCs w:val="24"/>
        </w:rPr>
        <w:t xml:space="preserve"> one for each sex.  In these models the response variable was the index of pleonal expansion (treated as a numeric variable) and the predictor was time of year. To determine the reproductive season of </w:t>
      </w:r>
      <w:r w:rsidR="00A23C02" w:rsidRPr="00ED7236">
        <w:rPr>
          <w:i/>
          <w:szCs w:val="24"/>
        </w:rPr>
        <w:t>B. latro</w:t>
      </w:r>
      <w:r w:rsidR="00A23C02" w:rsidRPr="00ED7236">
        <w:rPr>
          <w:szCs w:val="24"/>
        </w:rPr>
        <w:t xml:space="preserve"> on Aldabra, </w:t>
      </w:r>
      <w:r w:rsidR="000A7BA3" w:rsidRPr="00ED7236">
        <w:rPr>
          <w:szCs w:val="24"/>
        </w:rPr>
        <w:t xml:space="preserve">we constructed </w:t>
      </w:r>
      <w:r w:rsidR="00A23C02" w:rsidRPr="00ED7236">
        <w:rPr>
          <w:szCs w:val="24"/>
        </w:rPr>
        <w:t xml:space="preserve">a GAM with a binomial error distribution with the response variable being whether a female was seen carrying eggs during a survey transect or not, with time of year and </w:t>
      </w:r>
      <w:r w:rsidR="00BF5AAA" w:rsidRPr="00ED7236">
        <w:rPr>
          <w:szCs w:val="24"/>
        </w:rPr>
        <w:t xml:space="preserve">lunar </w:t>
      </w:r>
      <w:r w:rsidR="00A23C02" w:rsidRPr="00ED7236">
        <w:rPr>
          <w:szCs w:val="24"/>
        </w:rPr>
        <w:t>phase as response variables.</w:t>
      </w:r>
    </w:p>
    <w:p w14:paraId="6E3B2E8B" w14:textId="77777777" w:rsidR="00A23C02" w:rsidRPr="00ED7236" w:rsidRDefault="00A23C02" w:rsidP="0014144F">
      <w:pPr>
        <w:pStyle w:val="FirstParagraph"/>
        <w:spacing w:before="0" w:after="0" w:line="480" w:lineRule="auto"/>
        <w:rPr>
          <w:lang w:val="en-GB"/>
        </w:rPr>
      </w:pPr>
    </w:p>
    <w:p w14:paraId="6F757677" w14:textId="67EE20CE" w:rsidR="00A23C02" w:rsidRPr="00ED7236" w:rsidRDefault="00452FE1" w:rsidP="00452FE1">
      <w:pPr>
        <w:pStyle w:val="FirstParagraph"/>
        <w:spacing w:before="0" w:after="0" w:line="480" w:lineRule="auto"/>
        <w:rPr>
          <w:lang w:val="en-GB"/>
        </w:rPr>
      </w:pPr>
      <w:r w:rsidRPr="00452FE1">
        <w:rPr>
          <w:lang w:val="en-GB"/>
        </w:rPr>
        <w:t>3.</w:t>
      </w:r>
      <w:r>
        <w:rPr>
          <w:lang w:val="en-GB"/>
        </w:rPr>
        <w:t xml:space="preserve"> </w:t>
      </w:r>
      <w:r w:rsidR="00A23C02" w:rsidRPr="00ED7236">
        <w:rPr>
          <w:lang w:val="en-GB"/>
        </w:rPr>
        <w:t>RESULTS</w:t>
      </w:r>
    </w:p>
    <w:p w14:paraId="084EA9B2" w14:textId="1775CD90" w:rsidR="00A23C02" w:rsidRPr="00452FE1" w:rsidRDefault="00452FE1" w:rsidP="006019F8">
      <w:pPr>
        <w:pStyle w:val="FirstParagraph"/>
        <w:spacing w:after="0" w:line="480" w:lineRule="auto"/>
        <w:rPr>
          <w:lang w:val="en-GB"/>
        </w:rPr>
      </w:pPr>
      <w:r>
        <w:rPr>
          <w:lang w:val="en-GB"/>
        </w:rPr>
        <w:t xml:space="preserve">3.1. </w:t>
      </w:r>
      <w:r w:rsidR="00A23C02" w:rsidRPr="00452FE1">
        <w:rPr>
          <w:lang w:val="en-GB"/>
        </w:rPr>
        <w:t xml:space="preserve">Density </w:t>
      </w:r>
      <w:ins w:id="438" w:author="Jennifer Appoo" w:date="2019-11-28T14:47:00Z">
        <w:r w:rsidR="00F322C2">
          <w:rPr>
            <w:lang w:val="en-GB"/>
          </w:rPr>
          <w:t>change</w:t>
        </w:r>
      </w:ins>
      <w:ins w:id="439" w:author="Jennifer Appoo" w:date="2019-11-28T14:56:00Z">
        <w:r w:rsidR="00D761C7">
          <w:rPr>
            <w:lang w:val="en-GB"/>
          </w:rPr>
          <w:t>s</w:t>
        </w:r>
      </w:ins>
      <w:ins w:id="440" w:author="Jennifer Appoo" w:date="2019-11-28T14:47:00Z">
        <w:r w:rsidR="00F322C2">
          <w:rPr>
            <w:lang w:val="en-GB"/>
          </w:rPr>
          <w:t xml:space="preserve"> </w:t>
        </w:r>
      </w:ins>
      <w:r w:rsidR="006C41EC" w:rsidRPr="00452FE1">
        <w:rPr>
          <w:lang w:val="en-GB"/>
        </w:rPr>
        <w:t>over time</w:t>
      </w:r>
      <w:r w:rsidR="00C2551B" w:rsidRPr="00452FE1">
        <w:rPr>
          <w:lang w:val="en-GB"/>
        </w:rPr>
        <w:t xml:space="preserve"> and </w:t>
      </w:r>
      <w:commentRangeStart w:id="441"/>
      <w:r w:rsidR="00674B48" w:rsidRPr="00452FE1">
        <w:rPr>
          <w:lang w:val="en-GB"/>
        </w:rPr>
        <w:t>population estimate</w:t>
      </w:r>
      <w:commentRangeEnd w:id="441"/>
      <w:r w:rsidR="00674B48">
        <w:rPr>
          <w:rStyle w:val="CommentReference"/>
          <w:lang w:val="en-GB"/>
        </w:rPr>
        <w:commentReference w:id="441"/>
      </w:r>
    </w:p>
    <w:p w14:paraId="09E45FCD" w14:textId="0C846C98" w:rsidR="00905877" w:rsidRDefault="00A23C02" w:rsidP="006019F8">
      <w:pPr>
        <w:pStyle w:val="BodyText"/>
        <w:spacing w:after="0" w:line="480" w:lineRule="auto"/>
        <w:jc w:val="both"/>
        <w:rPr>
          <w:ins w:id="442" w:author="Fernando Cagua" w:date="2020-02-22T17:21:00Z"/>
          <w:szCs w:val="24"/>
        </w:rPr>
      </w:pPr>
      <w:r w:rsidRPr="00ED7236">
        <w:rPr>
          <w:szCs w:val="24"/>
        </w:rPr>
        <w:t xml:space="preserve">Overall, </w:t>
      </w:r>
      <w:del w:id="443" w:author="Jennifer Appoo" w:date="2019-11-28T14:38:00Z">
        <w:r w:rsidR="00C03C6E" w:rsidRPr="00ED7236" w:rsidDel="003B4C98">
          <w:rPr>
            <w:szCs w:val="24"/>
          </w:rPr>
          <w:delText xml:space="preserve">we performed </w:delText>
        </w:r>
      </w:del>
      <w:r w:rsidR="003356A9" w:rsidRPr="00ED7236">
        <w:rPr>
          <w:szCs w:val="24"/>
        </w:rPr>
        <w:t xml:space="preserve">265 </w:t>
      </w:r>
      <w:r w:rsidRPr="00ED7236">
        <w:rPr>
          <w:szCs w:val="24"/>
        </w:rPr>
        <w:t xml:space="preserve">surveys </w:t>
      </w:r>
      <w:ins w:id="444" w:author="Jennifer Appoo" w:date="2019-11-28T14:38:00Z">
        <w:r w:rsidR="003B4C98">
          <w:rPr>
            <w:szCs w:val="24"/>
          </w:rPr>
          <w:t xml:space="preserve">were completed </w:t>
        </w:r>
      </w:ins>
      <w:r w:rsidRPr="00ED7236">
        <w:rPr>
          <w:szCs w:val="24"/>
        </w:rPr>
        <w:t xml:space="preserve">over the study period </w:t>
      </w:r>
      <w:r w:rsidR="00A76EF1" w:rsidRPr="00ED7236">
        <w:rPr>
          <w:szCs w:val="24"/>
        </w:rPr>
        <w:t xml:space="preserve">with </w:t>
      </w:r>
      <w:r w:rsidRPr="00ED7236">
        <w:rPr>
          <w:szCs w:val="24"/>
        </w:rPr>
        <w:t xml:space="preserve">8145 </w:t>
      </w:r>
      <w:del w:id="445" w:author="Jennifer Appoo" w:date="2019-11-28T14:39:00Z">
        <w:r w:rsidRPr="00ED7236" w:rsidDel="003B4C98">
          <w:rPr>
            <w:szCs w:val="24"/>
          </w:rPr>
          <w:delText xml:space="preserve">individual </w:delText>
        </w:r>
      </w:del>
      <w:r w:rsidR="008B09DC" w:rsidRPr="00ED7236">
        <w:rPr>
          <w:i/>
          <w:szCs w:val="24"/>
        </w:rPr>
        <w:t xml:space="preserve">B. latro </w:t>
      </w:r>
      <w:r w:rsidRPr="00ED7236">
        <w:rPr>
          <w:szCs w:val="24"/>
        </w:rPr>
        <w:t>encounter</w:t>
      </w:r>
      <w:ins w:id="446" w:author="Jennifer Appoo" w:date="2019-11-28T14:39:00Z">
        <w:r w:rsidR="003B4C98">
          <w:rPr>
            <w:szCs w:val="24"/>
          </w:rPr>
          <w:t>ed</w:t>
        </w:r>
      </w:ins>
      <w:del w:id="447" w:author="Jennifer Appoo" w:date="2019-11-28T14:39:00Z">
        <w:r w:rsidRPr="00ED7236" w:rsidDel="003B4C98">
          <w:rPr>
            <w:szCs w:val="24"/>
          </w:rPr>
          <w:delText>s</w:delText>
        </w:r>
      </w:del>
      <w:r w:rsidRPr="00ED7236">
        <w:rPr>
          <w:szCs w:val="24"/>
        </w:rPr>
        <w:t xml:space="preserve">. </w:t>
      </w:r>
      <w:ins w:id="448" w:author="Fernando Cagua" w:date="2020-02-22T17:15:00Z">
        <w:r w:rsidR="004E78AD">
          <w:rPr>
            <w:szCs w:val="24"/>
          </w:rPr>
          <w:t>We found that overall</w:t>
        </w:r>
      </w:ins>
      <w:ins w:id="449" w:author="Fernando Cagua" w:date="2020-02-22T17:54:00Z">
        <w:r w:rsidR="00A32FC5">
          <w:rPr>
            <w:szCs w:val="24"/>
          </w:rPr>
          <w:t xml:space="preserve"> the most parsimonious models were those that assumed no influence of habitat</w:t>
        </w:r>
      </w:ins>
      <w:ins w:id="450" w:author="Fernando Cagua" w:date="2020-02-22T17:15:00Z">
        <w:r w:rsidR="004E78AD">
          <w:rPr>
            <w:szCs w:val="24"/>
          </w:rPr>
          <w:t xml:space="preserve"> </w:t>
        </w:r>
      </w:ins>
      <w:ins w:id="451" w:author="Fernando Cagua" w:date="2020-02-22T17:16:00Z">
        <w:r w:rsidR="004E78AD">
          <w:rPr>
            <w:szCs w:val="24"/>
          </w:rPr>
          <w:t xml:space="preserve">on </w:t>
        </w:r>
      </w:ins>
      <w:ins w:id="452" w:author="Fernando Cagua" w:date="2020-02-22T17:54:00Z">
        <w:r w:rsidR="00A32FC5">
          <w:rPr>
            <w:szCs w:val="24"/>
          </w:rPr>
          <w:t>neither</w:t>
        </w:r>
      </w:ins>
      <w:ins w:id="453" w:author="Fernando Cagua" w:date="2020-02-22T17:16:00Z">
        <w:r w:rsidR="004E78AD">
          <w:rPr>
            <w:szCs w:val="24"/>
          </w:rPr>
          <w:t xml:space="preserve"> detectability and density</w:t>
        </w:r>
      </w:ins>
      <w:ins w:id="454" w:author="Fernando Cagua" w:date="2020-02-22T17:50:00Z">
        <w:r w:rsidR="009F75B1">
          <w:rPr>
            <w:szCs w:val="24"/>
          </w:rPr>
          <w:t xml:space="preserve">. </w:t>
        </w:r>
      </w:ins>
      <w:ins w:id="455" w:author="Fernando Cagua" w:date="2020-02-22T17:55:00Z">
        <w:r w:rsidR="00A32FC5">
          <w:rPr>
            <w:szCs w:val="24"/>
          </w:rPr>
          <w:t>Specifically, t</w:t>
        </w:r>
      </w:ins>
      <w:ins w:id="456" w:author="Fernando Cagua" w:date="2020-02-22T17:16:00Z">
        <w:r w:rsidR="004E78AD">
          <w:rPr>
            <w:szCs w:val="24"/>
          </w:rPr>
          <w:t xml:space="preserve">he median ∆AIC of </w:t>
        </w:r>
      </w:ins>
      <w:ins w:id="457" w:author="Fernando Cagua" w:date="2020-02-22T17:17:00Z">
        <w:r w:rsidR="004E78AD">
          <w:rPr>
            <w:szCs w:val="24"/>
          </w:rPr>
          <w:t>models in which we assumed that both detectability and density are independent from the habitat was 0.35</w:t>
        </w:r>
      </w:ins>
      <w:ins w:id="458" w:author="Fernando Cagua" w:date="2020-02-22T17:25:00Z">
        <w:r w:rsidR="00905877">
          <w:rPr>
            <w:szCs w:val="24"/>
          </w:rPr>
          <w:t xml:space="preserve"> (min. 0, max. </w:t>
        </w:r>
      </w:ins>
      <w:ins w:id="459" w:author="Fernando Cagua" w:date="2020-02-22T17:27:00Z">
        <w:r w:rsidR="00905877">
          <w:rPr>
            <w:szCs w:val="24"/>
          </w:rPr>
          <w:t>71.5</w:t>
        </w:r>
      </w:ins>
      <w:ins w:id="460" w:author="Fernando Cagua" w:date="2020-02-22T17:25:00Z">
        <w:r w:rsidR="00905877">
          <w:rPr>
            <w:szCs w:val="24"/>
          </w:rPr>
          <w:t>)</w:t>
        </w:r>
      </w:ins>
      <w:ins w:id="461" w:author="Fernando Cagua" w:date="2020-02-22T17:19:00Z">
        <w:r w:rsidR="004E78AD">
          <w:rPr>
            <w:szCs w:val="24"/>
          </w:rPr>
          <w:t>, while</w:t>
        </w:r>
      </w:ins>
      <w:ins w:id="462" w:author="Fernando Cagua" w:date="2020-02-22T17:20:00Z">
        <w:r w:rsidR="00905877">
          <w:rPr>
            <w:szCs w:val="24"/>
          </w:rPr>
          <w:t xml:space="preserve"> that of the models in which we assumed that habitat influenced both was </w:t>
        </w:r>
      </w:ins>
      <w:ins w:id="463" w:author="Fernando Cagua" w:date="2020-02-22T17:21:00Z">
        <w:r w:rsidR="00905877">
          <w:rPr>
            <w:szCs w:val="24"/>
          </w:rPr>
          <w:t>8.35</w:t>
        </w:r>
      </w:ins>
      <w:ins w:id="464" w:author="Fernando Cagua" w:date="2020-02-22T17:25:00Z">
        <w:r w:rsidR="00905877">
          <w:rPr>
            <w:szCs w:val="24"/>
          </w:rPr>
          <w:t xml:space="preserve"> (min. 0, max. </w:t>
        </w:r>
      </w:ins>
      <w:ins w:id="465" w:author="Fernando Cagua" w:date="2020-02-22T17:27:00Z">
        <w:r w:rsidR="00905877">
          <w:rPr>
            <w:szCs w:val="24"/>
          </w:rPr>
          <w:t>22.2</w:t>
        </w:r>
      </w:ins>
      <w:ins w:id="466" w:author="Fernando Cagua" w:date="2020-02-22T17:25:00Z">
        <w:r w:rsidR="00905877">
          <w:rPr>
            <w:szCs w:val="24"/>
          </w:rPr>
          <w:t>)</w:t>
        </w:r>
      </w:ins>
      <w:ins w:id="467" w:author="Fernando Cagua" w:date="2020-02-22T17:21:00Z">
        <w:r w:rsidR="00905877">
          <w:rPr>
            <w:szCs w:val="24"/>
          </w:rPr>
          <w:t>. The median ∆AIC of models in which habi</w:t>
        </w:r>
      </w:ins>
      <w:ins w:id="468" w:author="Fernando Cagua" w:date="2020-02-22T17:22:00Z">
        <w:r w:rsidR="00905877">
          <w:rPr>
            <w:szCs w:val="24"/>
          </w:rPr>
          <w:t xml:space="preserve">tat influences only detectability or density was </w:t>
        </w:r>
      </w:ins>
      <w:ins w:id="469" w:author="Fernando Cagua" w:date="2020-02-22T17:23:00Z">
        <w:r w:rsidR="00905877">
          <w:rPr>
            <w:szCs w:val="24"/>
          </w:rPr>
          <w:t>3.25</w:t>
        </w:r>
      </w:ins>
      <w:ins w:id="470" w:author="Fernando Cagua" w:date="2020-02-22T17:26:00Z">
        <w:r w:rsidR="00905877">
          <w:rPr>
            <w:szCs w:val="24"/>
          </w:rPr>
          <w:t xml:space="preserve"> (min. 0, max. </w:t>
        </w:r>
      </w:ins>
      <w:ins w:id="471" w:author="Fernando Cagua" w:date="2020-02-22T17:28:00Z">
        <w:r w:rsidR="00905877">
          <w:rPr>
            <w:szCs w:val="24"/>
          </w:rPr>
          <w:t>45.2</w:t>
        </w:r>
      </w:ins>
      <w:ins w:id="472" w:author="Fernando Cagua" w:date="2020-02-22T17:26:00Z">
        <w:r w:rsidR="00905877">
          <w:rPr>
            <w:szCs w:val="24"/>
          </w:rPr>
          <w:t>)</w:t>
        </w:r>
      </w:ins>
      <w:ins w:id="473" w:author="Fernando Cagua" w:date="2020-02-22T17:23:00Z">
        <w:r w:rsidR="00905877">
          <w:rPr>
            <w:szCs w:val="24"/>
          </w:rPr>
          <w:t xml:space="preserve"> and 4.35 </w:t>
        </w:r>
      </w:ins>
      <w:ins w:id="474" w:author="Fernando Cagua" w:date="2020-02-22T17:26:00Z">
        <w:r w:rsidR="00905877">
          <w:rPr>
            <w:szCs w:val="24"/>
          </w:rPr>
          <w:t xml:space="preserve">(min. 0, max. </w:t>
        </w:r>
      </w:ins>
      <w:ins w:id="475" w:author="Fernando Cagua" w:date="2020-02-22T17:28:00Z">
        <w:r w:rsidR="00905877">
          <w:rPr>
            <w:szCs w:val="24"/>
          </w:rPr>
          <w:t>38.7</w:t>
        </w:r>
      </w:ins>
      <w:ins w:id="476" w:author="Fernando Cagua" w:date="2020-02-22T17:26:00Z">
        <w:r w:rsidR="00905877">
          <w:rPr>
            <w:szCs w:val="24"/>
          </w:rPr>
          <w:t xml:space="preserve">) </w:t>
        </w:r>
      </w:ins>
      <w:ins w:id="477" w:author="Fernando Cagua" w:date="2020-02-22T17:23:00Z">
        <w:r w:rsidR="00905877">
          <w:rPr>
            <w:szCs w:val="24"/>
          </w:rPr>
          <w:t xml:space="preserve">respectively. </w:t>
        </w:r>
      </w:ins>
      <w:ins w:id="478" w:author="Fernando Cagua" w:date="2020-02-22T17:45:00Z">
        <w:r w:rsidR="009F75B1">
          <w:rPr>
            <w:szCs w:val="24"/>
          </w:rPr>
          <w:t xml:space="preserve">The high variability </w:t>
        </w:r>
      </w:ins>
      <w:ins w:id="479" w:author="Fernando Cagua" w:date="2020-02-22T17:46:00Z">
        <w:r w:rsidR="009F75B1">
          <w:rPr>
            <w:szCs w:val="24"/>
          </w:rPr>
          <w:t xml:space="preserve">in ∆AIC values </w:t>
        </w:r>
      </w:ins>
      <w:ins w:id="480" w:author="Fernando Cagua" w:date="2020-02-22T17:48:00Z">
        <w:r w:rsidR="009F75B1">
          <w:rPr>
            <w:szCs w:val="24"/>
          </w:rPr>
          <w:t>within each model type</w:t>
        </w:r>
      </w:ins>
      <w:ins w:id="481" w:author="Fernando Cagua" w:date="2020-02-22T17:46:00Z">
        <w:r w:rsidR="009F75B1">
          <w:rPr>
            <w:szCs w:val="24"/>
          </w:rPr>
          <w:t xml:space="preserve"> suggests</w:t>
        </w:r>
      </w:ins>
      <w:ins w:id="482" w:author="Fernando Cagua" w:date="2020-02-22T17:48:00Z">
        <w:r w:rsidR="009F75B1">
          <w:rPr>
            <w:szCs w:val="24"/>
          </w:rPr>
          <w:t xml:space="preserve"> that</w:t>
        </w:r>
      </w:ins>
      <w:ins w:id="483" w:author="Fernando Cagua" w:date="2020-02-22T17:49:00Z">
        <w:r w:rsidR="009F75B1">
          <w:rPr>
            <w:szCs w:val="24"/>
          </w:rPr>
          <w:t>,</w:t>
        </w:r>
      </w:ins>
      <w:ins w:id="484" w:author="Fernando Cagua" w:date="2020-02-22T17:48:00Z">
        <w:r w:rsidR="009F75B1">
          <w:rPr>
            <w:szCs w:val="24"/>
          </w:rPr>
          <w:t xml:space="preserve"> for some surveys</w:t>
        </w:r>
      </w:ins>
      <w:ins w:id="485" w:author="Fernando Cagua" w:date="2020-02-22T17:49:00Z">
        <w:r w:rsidR="009F75B1">
          <w:rPr>
            <w:szCs w:val="24"/>
          </w:rPr>
          <w:t>,</w:t>
        </w:r>
      </w:ins>
      <w:ins w:id="486" w:author="Fernando Cagua" w:date="2020-02-22T17:48:00Z">
        <w:r w:rsidR="009F75B1">
          <w:rPr>
            <w:szCs w:val="24"/>
          </w:rPr>
          <w:t xml:space="preserve"> habitat differences help</w:t>
        </w:r>
      </w:ins>
      <w:ins w:id="487" w:author="Fernando Cagua" w:date="2020-02-22T17:49:00Z">
        <w:r w:rsidR="009F75B1">
          <w:rPr>
            <w:szCs w:val="24"/>
          </w:rPr>
          <w:t xml:space="preserve"> explain the variability in detectability and/or density. However, the</w:t>
        </w:r>
      </w:ins>
      <w:ins w:id="488" w:author="Fernando Cagua" w:date="2020-02-22T17:50:00Z">
        <w:r w:rsidR="009F75B1">
          <w:rPr>
            <w:szCs w:val="24"/>
          </w:rPr>
          <w:t xml:space="preserve"> </w:t>
        </w:r>
        <w:r w:rsidR="009F75B1">
          <w:rPr>
            <w:szCs w:val="24"/>
          </w:rPr>
          <w:lastRenderedPageBreak/>
          <w:t xml:space="preserve">differences between medians was large enough for us to </w:t>
        </w:r>
      </w:ins>
      <w:ins w:id="489" w:author="Fernando Cagua" w:date="2020-02-22T17:55:00Z">
        <w:r w:rsidR="00A32FC5">
          <w:rPr>
            <w:szCs w:val="24"/>
          </w:rPr>
          <w:t xml:space="preserve">calculate </w:t>
        </w:r>
      </w:ins>
      <w:ins w:id="490" w:author="Fernando Cagua" w:date="2020-02-22T17:59:00Z">
        <w:r w:rsidR="00A32FC5">
          <w:rPr>
            <w:szCs w:val="24"/>
          </w:rPr>
          <w:t>crab densities and abundances ignoring habitat effects</w:t>
        </w:r>
      </w:ins>
      <w:ins w:id="491" w:author="Fernando Cagua" w:date="2020-02-22T17:51:00Z">
        <w:r w:rsidR="00A32FC5">
          <w:rPr>
            <w:szCs w:val="24"/>
          </w:rPr>
          <w:t>.</w:t>
        </w:r>
      </w:ins>
      <w:ins w:id="492" w:author="Fernando Cagua" w:date="2020-02-22T17:46:00Z">
        <w:r w:rsidR="009F75B1">
          <w:rPr>
            <w:szCs w:val="24"/>
          </w:rPr>
          <w:t xml:space="preserve"> </w:t>
        </w:r>
      </w:ins>
    </w:p>
    <w:p w14:paraId="59602CC1" w14:textId="77777777" w:rsidR="005B04D5" w:rsidRDefault="00D05DFB" w:rsidP="006019F8">
      <w:pPr>
        <w:pStyle w:val="BodyText"/>
        <w:spacing w:after="0" w:line="480" w:lineRule="auto"/>
        <w:jc w:val="both"/>
        <w:rPr>
          <w:ins w:id="493" w:author="Fernando Cagua" w:date="2020-02-22T18:22:00Z"/>
          <w:szCs w:val="24"/>
        </w:rPr>
      </w:pPr>
      <w:r w:rsidRPr="00ED7236">
        <w:rPr>
          <w:i/>
          <w:szCs w:val="24"/>
        </w:rPr>
        <w:t>Birgus latro</w:t>
      </w:r>
      <w:r w:rsidRPr="00ED7236">
        <w:rPr>
          <w:szCs w:val="24"/>
        </w:rPr>
        <w:t xml:space="preserve"> density in the study area </w:t>
      </w:r>
      <w:del w:id="494" w:author="Jennifer Appoo" w:date="2019-11-28T14:29:00Z">
        <w:r w:rsidRPr="00ED7236" w:rsidDel="00B42256">
          <w:rPr>
            <w:szCs w:val="24"/>
          </w:rPr>
          <w:delText xml:space="preserve">was </w:delText>
        </w:r>
      </w:del>
      <w:ins w:id="495" w:author="Jennifer Appoo" w:date="2019-11-28T14:29:00Z">
        <w:r w:rsidR="00B42256">
          <w:rPr>
            <w:szCs w:val="24"/>
          </w:rPr>
          <w:t>ranged between</w:t>
        </w:r>
        <w:r w:rsidR="00B42256" w:rsidRPr="00ED7236">
          <w:rPr>
            <w:szCs w:val="24"/>
          </w:rPr>
          <w:t xml:space="preserve"> </w:t>
        </w:r>
      </w:ins>
      <w:ins w:id="496" w:author="Fernando Cagua" w:date="2020-02-22T18:17:00Z">
        <w:r w:rsidR="005B04D5">
          <w:rPr>
            <w:szCs w:val="24"/>
          </w:rPr>
          <w:t>2.95</w:t>
        </w:r>
      </w:ins>
      <w:del w:id="497" w:author="Fernando Cagua" w:date="2020-02-22T18:17:00Z">
        <w:r w:rsidRPr="00ED7236" w:rsidDel="005B04D5">
          <w:rPr>
            <w:szCs w:val="24"/>
          </w:rPr>
          <w:delText>3.2</w:delText>
        </w:r>
      </w:del>
      <w:r w:rsidRPr="00ED7236">
        <w:rPr>
          <w:szCs w:val="24"/>
        </w:rPr>
        <w:t>–1</w:t>
      </w:r>
      <w:ins w:id="498" w:author="Fernando Cagua" w:date="2020-02-22T18:17:00Z">
        <w:r w:rsidR="005B04D5">
          <w:rPr>
            <w:szCs w:val="24"/>
          </w:rPr>
          <w:t>05</w:t>
        </w:r>
      </w:ins>
      <w:del w:id="499" w:author="Fernando Cagua" w:date="2020-02-22T18:17:00Z">
        <w:r w:rsidRPr="00ED7236" w:rsidDel="005B04D5">
          <w:rPr>
            <w:szCs w:val="24"/>
          </w:rPr>
          <w:delText>89</w:delText>
        </w:r>
      </w:del>
      <w:r w:rsidRPr="00ED7236">
        <w:rPr>
          <w:szCs w:val="24"/>
        </w:rPr>
        <w:t>.</w:t>
      </w:r>
      <w:ins w:id="500" w:author="Fernando Cagua" w:date="2020-02-22T18:17:00Z">
        <w:r w:rsidR="005B04D5">
          <w:rPr>
            <w:szCs w:val="24"/>
          </w:rPr>
          <w:t>3</w:t>
        </w:r>
      </w:ins>
      <w:ins w:id="501" w:author="Fernando Cagua" w:date="2020-02-22T18:18:00Z">
        <w:r w:rsidR="005B04D5">
          <w:rPr>
            <w:szCs w:val="24"/>
          </w:rPr>
          <w:t>6</w:t>
        </w:r>
      </w:ins>
      <w:del w:id="502" w:author="Fernando Cagua" w:date="2020-02-22T18:17:00Z">
        <w:r w:rsidRPr="00ED7236" w:rsidDel="005B04D5">
          <w:rPr>
            <w:szCs w:val="24"/>
          </w:rPr>
          <w:delText>4</w:delText>
        </w:r>
      </w:del>
      <w:r w:rsidRPr="00ED7236">
        <w:rPr>
          <w:szCs w:val="24"/>
        </w:rPr>
        <w:t xml:space="preserve"> ind. ha</w:t>
      </w:r>
      <w:r w:rsidRPr="00ED7236">
        <w:rPr>
          <w:szCs w:val="24"/>
          <w:vertAlign w:val="superscript"/>
        </w:rPr>
        <w:t>-1</w:t>
      </w:r>
      <w:r w:rsidRPr="00ED7236">
        <w:rPr>
          <w:szCs w:val="24"/>
        </w:rPr>
        <w:t xml:space="preserve">, with an </w:t>
      </w:r>
      <w:del w:id="503" w:author="Jennifer Appoo" w:date="2019-11-28T14:39:00Z">
        <w:r w:rsidRPr="00ED7236" w:rsidDel="003B4C98">
          <w:rPr>
            <w:szCs w:val="24"/>
          </w:rPr>
          <w:delText xml:space="preserve">overall </w:delText>
        </w:r>
      </w:del>
      <w:r w:rsidRPr="00ED7236">
        <w:rPr>
          <w:szCs w:val="24"/>
        </w:rPr>
        <w:t xml:space="preserve">average density of </w:t>
      </w:r>
      <w:r w:rsidR="007410A0" w:rsidRPr="00ED7236">
        <w:rPr>
          <w:szCs w:val="24"/>
        </w:rPr>
        <w:t>23</w:t>
      </w:r>
      <w:r w:rsidR="00051B52" w:rsidRPr="00ED7236">
        <w:rPr>
          <w:szCs w:val="24"/>
        </w:rPr>
        <w:t>.</w:t>
      </w:r>
      <w:r w:rsidR="007410A0" w:rsidRPr="00ED7236">
        <w:rPr>
          <w:szCs w:val="24"/>
        </w:rPr>
        <w:t>7</w:t>
      </w:r>
      <w:r w:rsidR="00051B52" w:rsidRPr="00ED7236">
        <w:rPr>
          <w:szCs w:val="24"/>
        </w:rPr>
        <w:t xml:space="preserve"> ± 1.</w:t>
      </w:r>
      <w:ins w:id="504" w:author="Fernando Cagua" w:date="2020-02-22T18:19:00Z">
        <w:r w:rsidR="005B04D5">
          <w:rPr>
            <w:szCs w:val="24"/>
          </w:rPr>
          <w:t>1</w:t>
        </w:r>
      </w:ins>
      <w:del w:id="505" w:author="Fernando Cagua" w:date="2020-02-22T18:19:00Z">
        <w:r w:rsidR="00051B52" w:rsidRPr="00ED7236" w:rsidDel="005B04D5">
          <w:rPr>
            <w:szCs w:val="24"/>
          </w:rPr>
          <w:delText>3</w:delText>
        </w:r>
      </w:del>
      <w:r w:rsidRPr="00ED7236">
        <w:rPr>
          <w:szCs w:val="24"/>
        </w:rPr>
        <w:t xml:space="preserve"> ind. ha</w:t>
      </w:r>
      <w:r w:rsidRPr="00ED7236">
        <w:rPr>
          <w:szCs w:val="24"/>
          <w:vertAlign w:val="superscript"/>
        </w:rPr>
        <w:t>-1</w:t>
      </w:r>
      <w:r w:rsidRPr="00ED7236">
        <w:rPr>
          <w:szCs w:val="24"/>
        </w:rPr>
        <w:t xml:space="preserve"> (mean ± SE)</w:t>
      </w:r>
      <w:ins w:id="506" w:author="Jennifer Appoo" w:date="2019-11-28T14:39:00Z">
        <w:r w:rsidR="003B4C98">
          <w:rPr>
            <w:szCs w:val="24"/>
          </w:rPr>
          <w:t xml:space="preserve"> across both transects</w:t>
        </w:r>
      </w:ins>
      <w:r w:rsidRPr="00ED7236">
        <w:rPr>
          <w:szCs w:val="24"/>
        </w:rPr>
        <w:t>. The</w:t>
      </w:r>
      <w:del w:id="507" w:author="Jennifer Appoo" w:date="2019-11-28T14:40:00Z">
        <w:r w:rsidRPr="00ED7236" w:rsidDel="003B4C98">
          <w:rPr>
            <w:szCs w:val="24"/>
          </w:rPr>
          <w:delText xml:space="preserve"> overall</w:delText>
        </w:r>
      </w:del>
      <w:r w:rsidRPr="00ED7236">
        <w:rPr>
          <w:szCs w:val="24"/>
        </w:rPr>
        <w:t xml:space="preserve"> density showed small variations </w:t>
      </w:r>
      <w:r w:rsidR="006C41EC" w:rsidRPr="00ED7236">
        <w:rPr>
          <w:szCs w:val="24"/>
        </w:rPr>
        <w:t xml:space="preserve">between </w:t>
      </w:r>
      <w:r w:rsidRPr="00ED7236">
        <w:rPr>
          <w:szCs w:val="24"/>
        </w:rPr>
        <w:t xml:space="preserve">years, but </w:t>
      </w:r>
      <w:ins w:id="508" w:author="Jennifer Appoo" w:date="2019-11-28T14:48:00Z">
        <w:r w:rsidR="00F322C2">
          <w:rPr>
            <w:szCs w:val="24"/>
          </w:rPr>
          <w:t xml:space="preserve">with </w:t>
        </w:r>
      </w:ins>
      <w:r w:rsidRPr="00ED7236">
        <w:rPr>
          <w:szCs w:val="24"/>
        </w:rPr>
        <w:t xml:space="preserve">no </w:t>
      </w:r>
      <w:ins w:id="509" w:author="Jennifer Appoo" w:date="2019-11-28T14:48:00Z">
        <w:r w:rsidR="00F322C2">
          <w:rPr>
            <w:szCs w:val="24"/>
          </w:rPr>
          <w:t xml:space="preserve">apparent </w:t>
        </w:r>
      </w:ins>
      <w:r w:rsidRPr="00ED7236">
        <w:rPr>
          <w:szCs w:val="24"/>
        </w:rPr>
        <w:t xml:space="preserve">long-term trend </w:t>
      </w:r>
      <w:del w:id="510" w:author="Jennifer Appoo" w:date="2019-11-28T14:40:00Z">
        <w:r w:rsidRPr="00ED7236" w:rsidDel="003B4C98">
          <w:rPr>
            <w:szCs w:val="24"/>
          </w:rPr>
          <w:delText>i</w:delText>
        </w:r>
      </w:del>
      <w:del w:id="511" w:author="Jennifer Appoo" w:date="2019-11-28T14:48:00Z">
        <w:r w:rsidRPr="00ED7236" w:rsidDel="00F322C2">
          <w:rPr>
            <w:szCs w:val="24"/>
          </w:rPr>
          <w:delText xml:space="preserve">s observable </w:delText>
        </w:r>
      </w:del>
      <w:r w:rsidRPr="00ED7236">
        <w:rPr>
          <w:szCs w:val="24"/>
        </w:rPr>
        <w:t>(Fig. 2A).</w:t>
      </w:r>
      <w:ins w:id="512" w:author="Fernando Cagua" w:date="2020-02-22T18:13:00Z">
        <w:r w:rsidR="00934FD7">
          <w:rPr>
            <w:szCs w:val="24"/>
          </w:rPr>
          <w:t xml:space="preserve"> The overall </w:t>
        </w:r>
      </w:ins>
      <w:ins w:id="513" w:author="Fernando Cagua" w:date="2020-02-22T18:15:00Z">
        <w:r w:rsidR="005B04D5">
          <w:rPr>
            <w:szCs w:val="24"/>
          </w:rPr>
          <w:t xml:space="preserve">mean </w:t>
        </w:r>
      </w:ins>
      <w:ins w:id="514" w:author="Fernando Cagua" w:date="2020-02-22T18:13:00Z">
        <w:r w:rsidR="00934FD7">
          <w:rPr>
            <w:szCs w:val="24"/>
          </w:rPr>
          <w:t xml:space="preserve">detectability of </w:t>
        </w:r>
      </w:ins>
      <w:ins w:id="515" w:author="Fernando Cagua" w:date="2020-02-22T18:15:00Z">
        <w:r w:rsidR="005B04D5">
          <w:rPr>
            <w:i/>
            <w:szCs w:val="24"/>
          </w:rPr>
          <w:t>B. latro</w:t>
        </w:r>
        <w:r w:rsidR="005B04D5">
          <w:rPr>
            <w:szCs w:val="24"/>
          </w:rPr>
          <w:t xml:space="preserve"> was 0.48, which corresponds </w:t>
        </w:r>
      </w:ins>
      <w:ins w:id="516" w:author="Fernando Cagua" w:date="2020-02-22T18:16:00Z">
        <w:r w:rsidR="005B04D5">
          <w:rPr>
            <w:szCs w:val="24"/>
          </w:rPr>
          <w:t xml:space="preserve">to an effective strip half-width of 2.4m. </w:t>
        </w:r>
      </w:ins>
    </w:p>
    <w:p w14:paraId="30CFA159" w14:textId="61140DBE" w:rsidR="006C41EC" w:rsidRPr="00ED7236" w:rsidRDefault="005B04D5" w:rsidP="006019F8">
      <w:pPr>
        <w:pStyle w:val="BodyText"/>
        <w:spacing w:after="0" w:line="480" w:lineRule="auto"/>
        <w:jc w:val="both"/>
        <w:rPr>
          <w:szCs w:val="24"/>
        </w:rPr>
      </w:pPr>
      <w:ins w:id="517" w:author="Fernando Cagua" w:date="2020-02-22T18:16:00Z">
        <w:r>
          <w:rPr>
            <w:szCs w:val="24"/>
          </w:rPr>
          <w:t>The</w:t>
        </w:r>
      </w:ins>
      <w:r w:rsidR="00107C6B" w:rsidRPr="00ED7236">
        <w:rPr>
          <w:szCs w:val="24"/>
        </w:rPr>
        <w:t xml:space="preserve"> </w:t>
      </w:r>
      <w:del w:id="518" w:author="Jennifer Appoo" w:date="2019-11-28T14:40:00Z">
        <w:r w:rsidR="00B86D0A" w:rsidRPr="00ED7236" w:rsidDel="003B4C98">
          <w:rPr>
            <w:szCs w:val="24"/>
          </w:rPr>
          <w:delText>Based on this result, we estimate</w:delText>
        </w:r>
        <w:r w:rsidR="00880391" w:rsidRPr="00ED7236" w:rsidDel="003B4C98">
          <w:rPr>
            <w:szCs w:val="24"/>
          </w:rPr>
          <w:delText>d</w:delText>
        </w:r>
        <w:r w:rsidR="00B86D0A" w:rsidRPr="00ED7236" w:rsidDel="003B4C98">
          <w:rPr>
            <w:szCs w:val="24"/>
          </w:rPr>
          <w:delText xml:space="preserve"> p</w:delText>
        </w:r>
      </w:del>
      <w:ins w:id="519" w:author="Jennifer Appoo" w:date="2019-11-28T14:40:00Z">
        <w:del w:id="520" w:author="Fernando Cagua" w:date="2020-02-22T18:16:00Z">
          <w:r w:rsidR="003B4C98" w:rsidDel="005B04D5">
            <w:rPr>
              <w:szCs w:val="24"/>
            </w:rPr>
            <w:delText>P</w:delText>
          </w:r>
        </w:del>
      </w:ins>
      <w:ins w:id="521" w:author="Fernando Cagua" w:date="2020-02-22T18:16:00Z">
        <w:r>
          <w:rPr>
            <w:szCs w:val="24"/>
          </w:rPr>
          <w:t>p</w:t>
        </w:r>
      </w:ins>
      <w:r w:rsidR="00B86D0A" w:rsidRPr="00ED7236">
        <w:rPr>
          <w:szCs w:val="24"/>
        </w:rPr>
        <w:t xml:space="preserve">opulation size </w:t>
      </w:r>
      <w:r w:rsidR="001F6D06" w:rsidRPr="00ED7236">
        <w:rPr>
          <w:szCs w:val="24"/>
        </w:rPr>
        <w:t>of</w:t>
      </w:r>
      <w:r w:rsidR="00B86D0A" w:rsidRPr="00ED7236">
        <w:rPr>
          <w:szCs w:val="24"/>
        </w:rPr>
        <w:t xml:space="preserve"> </w:t>
      </w:r>
      <w:r w:rsidR="00B86D0A" w:rsidRPr="00ED7236">
        <w:rPr>
          <w:i/>
          <w:szCs w:val="24"/>
        </w:rPr>
        <w:t>B.</w:t>
      </w:r>
      <w:r w:rsidR="00880391" w:rsidRPr="00ED7236">
        <w:rPr>
          <w:i/>
          <w:szCs w:val="24"/>
        </w:rPr>
        <w:t xml:space="preserve"> </w:t>
      </w:r>
      <w:r w:rsidR="00B86D0A" w:rsidRPr="00ED7236">
        <w:rPr>
          <w:i/>
          <w:szCs w:val="24"/>
        </w:rPr>
        <w:t xml:space="preserve">latro </w:t>
      </w:r>
      <w:ins w:id="522" w:author="Jennifer Appoo" w:date="2019-11-28T14:40:00Z">
        <w:r w:rsidR="003B4C98">
          <w:rPr>
            <w:szCs w:val="24"/>
          </w:rPr>
          <w:t xml:space="preserve">was estimated </w:t>
        </w:r>
      </w:ins>
      <w:r w:rsidR="00B86D0A" w:rsidRPr="00ED7236">
        <w:rPr>
          <w:szCs w:val="24"/>
        </w:rPr>
        <w:t>using t</w:t>
      </w:r>
      <w:r w:rsidR="00F52055" w:rsidRPr="00ED7236">
        <w:rPr>
          <w:szCs w:val="24"/>
        </w:rPr>
        <w:t>wo</w:t>
      </w:r>
      <w:r w:rsidR="00B86D0A" w:rsidRPr="00ED7236">
        <w:rPr>
          <w:szCs w:val="24"/>
        </w:rPr>
        <w:t xml:space="preserve"> approaches</w:t>
      </w:r>
      <w:r w:rsidR="00880391" w:rsidRPr="00ED7236">
        <w:rPr>
          <w:szCs w:val="24"/>
        </w:rPr>
        <w:t>,</w:t>
      </w:r>
      <w:commentRangeStart w:id="523"/>
      <w:r w:rsidR="00B42256" w:rsidRPr="00ED7236">
        <w:rPr>
          <w:szCs w:val="24"/>
        </w:rPr>
        <w:t xml:space="preserve"> taking into account the furthest distance of our transect from the shore (177 m). </w:t>
      </w:r>
      <w:commentRangeEnd w:id="523"/>
      <w:r w:rsidR="00B42256">
        <w:rPr>
          <w:rStyle w:val="CommentReference"/>
        </w:rPr>
        <w:commentReference w:id="523"/>
      </w:r>
      <w:r w:rsidR="00B42256" w:rsidRPr="00B42256">
        <w:rPr>
          <w:szCs w:val="24"/>
        </w:rPr>
        <w:t xml:space="preserve"> </w:t>
      </w:r>
      <w:commentRangeStart w:id="524"/>
      <w:r w:rsidR="00B42256" w:rsidRPr="00ED7236">
        <w:rPr>
          <w:szCs w:val="24"/>
        </w:rPr>
        <w:t xml:space="preserve">Since habitat type did not have an effect on </w:t>
      </w:r>
      <w:r w:rsidR="00B42256" w:rsidRPr="00ED7236">
        <w:rPr>
          <w:i/>
          <w:szCs w:val="24"/>
        </w:rPr>
        <w:t>B. latro</w:t>
      </w:r>
      <w:r w:rsidR="00B42256" w:rsidRPr="00ED7236">
        <w:rPr>
          <w:szCs w:val="24"/>
        </w:rPr>
        <w:t xml:space="preserve"> density </w:t>
      </w:r>
      <w:del w:id="525" w:author="Jennifer Appoo" w:date="2019-11-28T14:41:00Z">
        <w:r w:rsidR="00B42256" w:rsidRPr="00ED7236" w:rsidDel="003B4C98">
          <w:rPr>
            <w:szCs w:val="24"/>
          </w:rPr>
          <w:delText>within our study area</w:delText>
        </w:r>
      </w:del>
      <w:ins w:id="526" w:author="Jennifer Appoo" w:date="2019-11-28T14:41:00Z">
        <w:r w:rsidR="003B4C98">
          <w:rPr>
            <w:szCs w:val="24"/>
          </w:rPr>
          <w:t>in the areas covered by our transects</w:t>
        </w:r>
      </w:ins>
      <w:r w:rsidR="00B42256" w:rsidRPr="00ED7236">
        <w:rPr>
          <w:szCs w:val="24"/>
        </w:rPr>
        <w:t xml:space="preserve">, the first method </w:t>
      </w:r>
      <w:del w:id="527" w:author="Jennifer Appoo" w:date="2019-11-28T14:41:00Z">
        <w:r w:rsidR="00B42256" w:rsidRPr="00ED7236" w:rsidDel="003B4C98">
          <w:rPr>
            <w:szCs w:val="24"/>
          </w:rPr>
          <w:delText xml:space="preserve">was to </w:delText>
        </w:r>
      </w:del>
      <w:r w:rsidR="00B42256" w:rsidRPr="00ED7236">
        <w:rPr>
          <w:szCs w:val="24"/>
        </w:rPr>
        <w:t>extrapolate</w:t>
      </w:r>
      <w:ins w:id="528" w:author="Jennifer Appoo" w:date="2019-11-28T14:41:00Z">
        <w:r w:rsidR="003B4C98">
          <w:rPr>
            <w:szCs w:val="24"/>
          </w:rPr>
          <w:t>d</w:t>
        </w:r>
      </w:ins>
      <w:r w:rsidR="00B42256" w:rsidRPr="00ED7236">
        <w:rPr>
          <w:szCs w:val="24"/>
        </w:rPr>
        <w:t xml:space="preserve"> the </w:t>
      </w:r>
      <w:ins w:id="529" w:author="Jennifer Appoo" w:date="2019-11-28T14:48:00Z">
        <w:r w:rsidR="00E47BBA">
          <w:rPr>
            <w:szCs w:val="24"/>
          </w:rPr>
          <w:t xml:space="preserve">density to total surface area </w:t>
        </w:r>
      </w:ins>
      <w:commentRangeStart w:id="530"/>
      <w:del w:id="531" w:author="Jennifer Appoo" w:date="2019-11-28T14:51:00Z">
        <w:r w:rsidR="00E47BBA" w:rsidRPr="00ED7236" w:rsidDel="00E47BBA">
          <w:rPr>
            <w:szCs w:val="24"/>
          </w:rPr>
          <w:delText xml:space="preserve">value </w:delText>
        </w:r>
      </w:del>
      <w:r w:rsidR="00E47BBA" w:rsidRPr="00ED7236">
        <w:rPr>
          <w:szCs w:val="24"/>
        </w:rPr>
        <w:t xml:space="preserve">using the total perimeter of the outer rim of the atoll (211.86 km) </w:t>
      </w:r>
      <w:commentRangeEnd w:id="530"/>
      <w:r w:rsidR="00E47BBA">
        <w:rPr>
          <w:rStyle w:val="CommentReference"/>
        </w:rPr>
        <w:commentReference w:id="530"/>
      </w:r>
      <w:r w:rsidR="00B42256" w:rsidRPr="00ED7236">
        <w:rPr>
          <w:szCs w:val="24"/>
        </w:rPr>
        <w:t>, which produced a mean population size of 88</w:t>
      </w:r>
      <w:commentRangeStart w:id="532"/>
      <w:commentRangeStart w:id="533"/>
      <w:r w:rsidR="00B42256" w:rsidRPr="00ED7236">
        <w:rPr>
          <w:szCs w:val="24"/>
        </w:rPr>
        <w:t>,</w:t>
      </w:r>
      <w:commentRangeEnd w:id="532"/>
      <w:r w:rsidR="00B42256">
        <w:rPr>
          <w:rStyle w:val="CommentReference"/>
        </w:rPr>
        <w:commentReference w:id="532"/>
      </w:r>
      <w:commentRangeEnd w:id="533"/>
      <w:r w:rsidR="00B42256">
        <w:rPr>
          <w:rStyle w:val="CommentReference"/>
        </w:rPr>
        <w:commentReference w:id="533"/>
      </w:r>
      <w:r w:rsidR="00B42256" w:rsidRPr="00ED7236">
        <w:rPr>
          <w:szCs w:val="24"/>
        </w:rPr>
        <w:t>872 ± 4</w:t>
      </w:r>
      <w:del w:id="534" w:author="Jennifer Appoo" w:date="2019-11-28T14:33:00Z">
        <w:r w:rsidR="00B42256" w:rsidDel="00B42256">
          <w:rPr>
            <w:szCs w:val="24"/>
          </w:rPr>
          <w:delText>,</w:delText>
        </w:r>
      </w:del>
      <w:r w:rsidR="00B42256" w:rsidRPr="00ED7236">
        <w:rPr>
          <w:szCs w:val="24"/>
        </w:rPr>
        <w:t xml:space="preserve">875 </w:t>
      </w:r>
      <w:r w:rsidR="00B42256" w:rsidRPr="00ED7236">
        <w:rPr>
          <w:i/>
          <w:szCs w:val="24"/>
        </w:rPr>
        <w:t xml:space="preserve">B. latro </w:t>
      </w:r>
      <w:r w:rsidR="00B42256" w:rsidRPr="00ED7236">
        <w:rPr>
          <w:szCs w:val="24"/>
        </w:rPr>
        <w:t>on Aldabra</w:t>
      </w:r>
      <w:r w:rsidR="00B42256" w:rsidRPr="00ED7236">
        <w:rPr>
          <w:i/>
          <w:szCs w:val="24"/>
        </w:rPr>
        <w:t>.</w:t>
      </w:r>
      <w:r w:rsidR="00B42256" w:rsidRPr="00ED7236">
        <w:rPr>
          <w:szCs w:val="24"/>
        </w:rPr>
        <w:t xml:space="preserve"> </w:t>
      </w:r>
      <w:commentRangeEnd w:id="524"/>
      <w:r w:rsidR="00B42256">
        <w:rPr>
          <w:rStyle w:val="CommentReference"/>
        </w:rPr>
        <w:commentReference w:id="524"/>
      </w:r>
      <w:r w:rsidR="00F94BC1" w:rsidRPr="00ED7236">
        <w:rPr>
          <w:i/>
          <w:szCs w:val="24"/>
        </w:rPr>
        <w:t>.</w:t>
      </w:r>
      <w:r w:rsidR="00172A2E" w:rsidRPr="00ED7236">
        <w:rPr>
          <w:szCs w:val="24"/>
        </w:rPr>
        <w:t xml:space="preserve"> </w:t>
      </w:r>
      <w:r w:rsidR="00B42256" w:rsidRPr="00ED7236">
        <w:rPr>
          <w:szCs w:val="24"/>
        </w:rPr>
        <w:t xml:space="preserve">However, since </w:t>
      </w:r>
      <w:r w:rsidR="00B42256" w:rsidRPr="00ED7236">
        <w:t xml:space="preserve">crabs need access to the shore for </w:t>
      </w:r>
      <w:commentRangeStart w:id="535"/>
      <w:r w:rsidR="007E036D" w:rsidRPr="00ED7236">
        <w:t>reproduction and feeding</w:t>
      </w:r>
      <w:commentRangeEnd w:id="535"/>
      <w:r w:rsidR="007E036D">
        <w:rPr>
          <w:rStyle w:val="CommentReference"/>
        </w:rPr>
        <w:commentReference w:id="535"/>
      </w:r>
      <w:r w:rsidR="007A7176" w:rsidRPr="00ED7236">
        <w:t>, w</w:t>
      </w:r>
      <w:r w:rsidR="00BE38F0" w:rsidRPr="00ED7236">
        <w:rPr>
          <w:szCs w:val="24"/>
        </w:rPr>
        <w:t xml:space="preserve">e </w:t>
      </w:r>
      <w:r w:rsidR="0014144F" w:rsidRPr="00ED7236">
        <w:rPr>
          <w:szCs w:val="24"/>
        </w:rPr>
        <w:t xml:space="preserve">also </w:t>
      </w:r>
      <w:r w:rsidR="00BE38F0" w:rsidRPr="00ED7236">
        <w:rPr>
          <w:szCs w:val="24"/>
        </w:rPr>
        <w:t xml:space="preserve">extrapolated the value </w:t>
      </w:r>
      <w:r w:rsidR="00880391" w:rsidRPr="00ED7236">
        <w:rPr>
          <w:szCs w:val="24"/>
        </w:rPr>
        <w:t xml:space="preserve">for only </w:t>
      </w:r>
      <w:r w:rsidR="00BE38F0" w:rsidRPr="00ED7236">
        <w:rPr>
          <w:szCs w:val="24"/>
        </w:rPr>
        <w:t xml:space="preserve">area </w:t>
      </w:r>
      <w:r w:rsidR="00880391" w:rsidRPr="00ED7236">
        <w:rPr>
          <w:szCs w:val="24"/>
        </w:rPr>
        <w:t xml:space="preserve">with </w:t>
      </w:r>
      <w:commentRangeStart w:id="536"/>
      <w:commentRangeStart w:id="537"/>
      <w:r w:rsidR="00B42256" w:rsidRPr="00ED7236">
        <w:rPr>
          <w:szCs w:val="24"/>
        </w:rPr>
        <w:t xml:space="preserve">appropriate beach </w:t>
      </w:r>
      <w:commentRangeEnd w:id="536"/>
      <w:r w:rsidR="00B42256">
        <w:rPr>
          <w:rStyle w:val="CommentReference"/>
        </w:rPr>
        <w:commentReference w:id="536"/>
      </w:r>
      <w:commentRangeEnd w:id="537"/>
      <w:r w:rsidR="00B42256">
        <w:rPr>
          <w:rStyle w:val="CommentReference"/>
        </w:rPr>
        <w:commentReference w:id="537"/>
      </w:r>
      <w:r w:rsidR="00BE38F0" w:rsidRPr="00ED7236">
        <w:rPr>
          <w:szCs w:val="24"/>
        </w:rPr>
        <w:t>nearby</w:t>
      </w:r>
      <w:del w:id="538" w:author="Jennifer Appoo" w:date="2019-11-28T14:52:00Z">
        <w:r w:rsidR="00E63838" w:rsidRPr="00ED7236" w:rsidDel="00E63838">
          <w:rPr>
            <w:szCs w:val="24"/>
          </w:rPr>
          <w:delText xml:space="preserve"> </w:delText>
        </w:r>
        <w:commentRangeStart w:id="539"/>
        <w:commentRangeEnd w:id="539"/>
        <w:r w:rsidR="00E63838" w:rsidDel="00E63838">
          <w:rPr>
            <w:rStyle w:val="CommentReference"/>
          </w:rPr>
          <w:commentReference w:id="539"/>
        </w:r>
      </w:del>
      <w:r w:rsidR="00BE38F0" w:rsidRPr="00ED7236">
        <w:rPr>
          <w:szCs w:val="24"/>
        </w:rPr>
        <w:t xml:space="preserve"> (total length of beach </w:t>
      </w:r>
      <w:r w:rsidR="00963BD7" w:rsidRPr="00ED7236">
        <w:rPr>
          <w:szCs w:val="24"/>
        </w:rPr>
        <w:t xml:space="preserve">coastline </w:t>
      </w:r>
      <w:commentRangeStart w:id="540"/>
      <w:r w:rsidR="00230695" w:rsidRPr="00ED7236">
        <w:rPr>
          <w:szCs w:val="24"/>
        </w:rPr>
        <w:t>10.29 km</w:t>
      </w:r>
      <w:commentRangeEnd w:id="540"/>
      <w:r w:rsidR="00230695">
        <w:rPr>
          <w:rStyle w:val="CommentReference"/>
        </w:rPr>
        <w:commentReference w:id="540"/>
      </w:r>
      <w:r w:rsidR="00BE38F0" w:rsidRPr="00ED7236">
        <w:rPr>
          <w:szCs w:val="24"/>
        </w:rPr>
        <w:t>)</w:t>
      </w:r>
      <w:r w:rsidR="0014144F" w:rsidRPr="00ED7236">
        <w:rPr>
          <w:szCs w:val="24"/>
        </w:rPr>
        <w:t xml:space="preserve">, which produced </w:t>
      </w:r>
      <w:r w:rsidR="00A76786" w:rsidRPr="00ED7236">
        <w:rPr>
          <w:szCs w:val="24"/>
        </w:rPr>
        <w:t xml:space="preserve">a </w:t>
      </w:r>
      <w:r w:rsidR="00963BD7" w:rsidRPr="00ED7236">
        <w:rPr>
          <w:szCs w:val="24"/>
        </w:rPr>
        <w:t xml:space="preserve">population </w:t>
      </w:r>
      <w:r w:rsidR="0014144F" w:rsidRPr="00ED7236">
        <w:rPr>
          <w:szCs w:val="24"/>
        </w:rPr>
        <w:t xml:space="preserve">estimate </w:t>
      </w:r>
      <w:r w:rsidR="00963BD7" w:rsidRPr="00ED7236">
        <w:rPr>
          <w:szCs w:val="24"/>
        </w:rPr>
        <w:t xml:space="preserve">of 4314 </w:t>
      </w:r>
      <w:r w:rsidR="00DF36F0" w:rsidRPr="00ED7236">
        <w:rPr>
          <w:szCs w:val="24"/>
        </w:rPr>
        <w:t xml:space="preserve">± 237 </w:t>
      </w:r>
      <w:r w:rsidR="00BE38F0" w:rsidRPr="00ED7236">
        <w:rPr>
          <w:i/>
          <w:szCs w:val="24"/>
        </w:rPr>
        <w:t>B.</w:t>
      </w:r>
      <w:r w:rsidR="0014144F" w:rsidRPr="00ED7236">
        <w:rPr>
          <w:i/>
          <w:szCs w:val="24"/>
        </w:rPr>
        <w:t xml:space="preserve"> </w:t>
      </w:r>
      <w:r w:rsidR="00BE38F0" w:rsidRPr="00ED7236">
        <w:rPr>
          <w:i/>
          <w:szCs w:val="24"/>
        </w:rPr>
        <w:t>latro</w:t>
      </w:r>
      <w:del w:id="541" w:author="Jennifer Appoo" w:date="2019-11-28T14:47:00Z">
        <w:r w:rsidR="00BE38F0" w:rsidRPr="00ED7236" w:rsidDel="00056348">
          <w:rPr>
            <w:szCs w:val="24"/>
          </w:rPr>
          <w:delText xml:space="preserve"> </w:delText>
        </w:r>
        <w:r w:rsidR="00A32D7F" w:rsidRPr="00ED7236" w:rsidDel="00056348">
          <w:rPr>
            <w:szCs w:val="24"/>
          </w:rPr>
          <w:delText>in these areas</w:delText>
        </w:r>
      </w:del>
      <w:r w:rsidR="00A32D7F" w:rsidRPr="00ED7236">
        <w:rPr>
          <w:szCs w:val="24"/>
        </w:rPr>
        <w:t xml:space="preserve">. </w:t>
      </w:r>
    </w:p>
    <w:p w14:paraId="15DABB7D" w14:textId="77777777" w:rsidR="006C41EC" w:rsidRPr="00ED7236" w:rsidRDefault="006C41EC" w:rsidP="0014144F">
      <w:pPr>
        <w:pStyle w:val="BodyText"/>
        <w:spacing w:after="0" w:line="480" w:lineRule="auto"/>
        <w:jc w:val="both"/>
        <w:rPr>
          <w:szCs w:val="24"/>
        </w:rPr>
      </w:pPr>
    </w:p>
    <w:p w14:paraId="5077114E" w14:textId="1F877910" w:rsidR="006C41EC" w:rsidRPr="00452FE1" w:rsidRDefault="00452FE1" w:rsidP="0014144F">
      <w:pPr>
        <w:pStyle w:val="BodyText"/>
        <w:spacing w:after="0" w:line="480" w:lineRule="auto"/>
        <w:jc w:val="both"/>
        <w:rPr>
          <w:szCs w:val="24"/>
        </w:rPr>
      </w:pPr>
      <w:r>
        <w:rPr>
          <w:szCs w:val="24"/>
        </w:rPr>
        <w:t xml:space="preserve">3.2. </w:t>
      </w:r>
      <w:commentRangeStart w:id="542"/>
      <w:r w:rsidR="00A62F16" w:rsidRPr="00452FE1">
        <w:rPr>
          <w:szCs w:val="24"/>
        </w:rPr>
        <w:t>Effect of season</w:t>
      </w:r>
      <w:commentRangeEnd w:id="542"/>
      <w:r w:rsidR="00A62F16">
        <w:rPr>
          <w:rStyle w:val="CommentReference"/>
        </w:rPr>
        <w:commentReference w:id="542"/>
      </w:r>
      <w:r w:rsidR="009A4A54" w:rsidRPr="00452FE1">
        <w:rPr>
          <w:szCs w:val="24"/>
        </w:rPr>
        <w:t xml:space="preserve">, </w:t>
      </w:r>
      <w:r w:rsidR="006C41EC" w:rsidRPr="00452FE1">
        <w:rPr>
          <w:szCs w:val="24"/>
        </w:rPr>
        <w:t>habitat</w:t>
      </w:r>
      <w:r w:rsidR="009A4A54" w:rsidRPr="00452FE1">
        <w:rPr>
          <w:szCs w:val="24"/>
        </w:rPr>
        <w:t xml:space="preserve"> and lunar phase</w:t>
      </w:r>
    </w:p>
    <w:p w14:paraId="3553D72C" w14:textId="53EF3748" w:rsidR="00107C6B" w:rsidRPr="00ED7236" w:rsidRDefault="00F46241" w:rsidP="0014144F">
      <w:pPr>
        <w:pStyle w:val="BodyText"/>
        <w:spacing w:after="0" w:line="480" w:lineRule="auto"/>
        <w:jc w:val="both"/>
        <w:rPr>
          <w:szCs w:val="24"/>
        </w:rPr>
      </w:pPr>
      <w:r w:rsidRPr="00ED7236">
        <w:rPr>
          <w:szCs w:val="24"/>
        </w:rPr>
        <w:t xml:space="preserve">The </w:t>
      </w:r>
      <w:r w:rsidR="003A2D09" w:rsidRPr="00ED7236">
        <w:rPr>
          <w:szCs w:val="24"/>
        </w:rPr>
        <w:t xml:space="preserve">number of </w:t>
      </w:r>
      <w:r w:rsidR="003A2D09" w:rsidRPr="00ED7236">
        <w:rPr>
          <w:i/>
          <w:szCs w:val="24"/>
        </w:rPr>
        <w:t>B.</w:t>
      </w:r>
      <w:r w:rsidR="0042097C" w:rsidRPr="00ED7236">
        <w:rPr>
          <w:i/>
          <w:szCs w:val="24"/>
        </w:rPr>
        <w:t xml:space="preserve"> </w:t>
      </w:r>
      <w:r w:rsidR="003A2D09" w:rsidRPr="00ED7236">
        <w:rPr>
          <w:i/>
          <w:szCs w:val="24"/>
        </w:rPr>
        <w:t>latro</w:t>
      </w:r>
      <w:r w:rsidR="003A2D09" w:rsidRPr="00ED7236">
        <w:rPr>
          <w:szCs w:val="24"/>
        </w:rPr>
        <w:t xml:space="preserve"> encountered was</w:t>
      </w:r>
      <w:r w:rsidR="00C81453" w:rsidRPr="00ED7236">
        <w:rPr>
          <w:szCs w:val="24"/>
        </w:rPr>
        <w:t xml:space="preserve"> </w:t>
      </w:r>
      <w:r w:rsidRPr="00ED7236">
        <w:rPr>
          <w:szCs w:val="24"/>
        </w:rPr>
        <w:t>above average</w:t>
      </w:r>
      <w:ins w:id="543" w:author="Jennifer Appoo" w:date="2019-11-28T15:00:00Z">
        <w:r w:rsidR="004A3675">
          <w:rPr>
            <w:szCs w:val="24"/>
          </w:rPr>
          <w:t xml:space="preserve"> (&gt; 23.7 ind. ha</w:t>
        </w:r>
        <w:r w:rsidR="004A3675" w:rsidRPr="00ED7236">
          <w:rPr>
            <w:szCs w:val="24"/>
            <w:vertAlign w:val="superscript"/>
          </w:rPr>
          <w:t>-1</w:t>
        </w:r>
        <w:r w:rsidR="004A3675">
          <w:rPr>
            <w:szCs w:val="24"/>
          </w:rPr>
          <w:t>)</w:t>
        </w:r>
      </w:ins>
      <w:r w:rsidRPr="00ED7236">
        <w:rPr>
          <w:szCs w:val="24"/>
        </w:rPr>
        <w:t xml:space="preserve"> between February and June, with a clear peak in April, and below average </w:t>
      </w:r>
      <w:r w:rsidR="00C81453" w:rsidRPr="00ED7236">
        <w:rPr>
          <w:szCs w:val="24"/>
        </w:rPr>
        <w:t>between July and December</w:t>
      </w:r>
      <w:r w:rsidRPr="00ED7236">
        <w:rPr>
          <w:szCs w:val="24"/>
        </w:rPr>
        <w:t xml:space="preserve"> (Fig. 2B).</w:t>
      </w:r>
      <w:r w:rsidR="0028327F" w:rsidRPr="00ED7236">
        <w:rPr>
          <w:szCs w:val="24"/>
        </w:rPr>
        <w:t xml:space="preserve"> </w:t>
      </w:r>
      <w:commentRangeStart w:id="544"/>
      <w:commentRangeStart w:id="545"/>
      <w:commentRangeStart w:id="546"/>
      <w:r w:rsidR="00F31700" w:rsidRPr="00ED7236">
        <w:rPr>
          <w:szCs w:val="24"/>
        </w:rPr>
        <w:t xml:space="preserve">The abundance of </w:t>
      </w:r>
      <w:r w:rsidR="00F31700" w:rsidRPr="00ED7236">
        <w:rPr>
          <w:i/>
          <w:szCs w:val="24"/>
        </w:rPr>
        <w:t>B. latro</w:t>
      </w:r>
      <w:r w:rsidR="00F31700" w:rsidRPr="00ED7236">
        <w:rPr>
          <w:szCs w:val="24"/>
        </w:rPr>
        <w:t xml:space="preserve"> males and females was strongly affected by the time of year and the distance from shore. In general, more males were encountered </w:t>
      </w:r>
      <w:commentRangeStart w:id="547"/>
      <w:commentRangeStart w:id="548"/>
      <w:commentRangeStart w:id="549"/>
      <w:r w:rsidR="004224CF" w:rsidRPr="00ED7236">
        <w:rPr>
          <w:szCs w:val="24"/>
        </w:rPr>
        <w:t>January–June than July–December</w:t>
      </w:r>
      <w:commentRangeEnd w:id="547"/>
      <w:r w:rsidR="004224CF">
        <w:rPr>
          <w:rStyle w:val="CommentReference"/>
        </w:rPr>
        <w:commentReference w:id="547"/>
      </w:r>
      <w:commentRangeEnd w:id="548"/>
      <w:r w:rsidR="004B181D">
        <w:rPr>
          <w:rStyle w:val="CommentReference"/>
        </w:rPr>
        <w:commentReference w:id="548"/>
      </w:r>
      <w:commentRangeEnd w:id="549"/>
      <w:r w:rsidR="0022542A">
        <w:rPr>
          <w:rStyle w:val="CommentReference"/>
        </w:rPr>
        <w:commentReference w:id="549"/>
      </w:r>
      <w:r w:rsidR="00F31700" w:rsidRPr="00ED7236">
        <w:rPr>
          <w:szCs w:val="24"/>
        </w:rPr>
        <w:t xml:space="preserve">. In March and April, males were concentrated away from the shore (Fig. 3A) </w:t>
      </w:r>
      <w:commentRangeEnd w:id="544"/>
      <w:r w:rsidR="00F31700">
        <w:rPr>
          <w:rStyle w:val="CommentReference"/>
        </w:rPr>
        <w:commentReference w:id="544"/>
      </w:r>
      <w:commentRangeEnd w:id="545"/>
      <w:r w:rsidR="004B181D">
        <w:rPr>
          <w:rStyle w:val="CommentReference"/>
        </w:rPr>
        <w:commentReference w:id="545"/>
      </w:r>
      <w:commentRangeEnd w:id="546"/>
      <w:r w:rsidR="005B04D5">
        <w:rPr>
          <w:rStyle w:val="CommentReference"/>
        </w:rPr>
        <w:commentReference w:id="546"/>
      </w:r>
      <w:del w:id="550" w:author="Jennifer Appoo" w:date="2019-11-29T09:29:00Z">
        <w:r w:rsidR="0059026A" w:rsidRPr="00ED7236" w:rsidDel="009701AA">
          <w:rPr>
            <w:szCs w:val="24"/>
          </w:rPr>
          <w:delText xml:space="preserve"> </w:delText>
        </w:r>
      </w:del>
      <w:r w:rsidR="0059026A" w:rsidRPr="00ED7236">
        <w:rPr>
          <w:szCs w:val="24"/>
        </w:rPr>
        <w:t xml:space="preserve">and more </w:t>
      </w:r>
      <w:r w:rsidR="00107C6B" w:rsidRPr="00ED7236">
        <w:rPr>
          <w:szCs w:val="24"/>
        </w:rPr>
        <w:t>female</w:t>
      </w:r>
      <w:r w:rsidR="0059026A" w:rsidRPr="00ED7236">
        <w:rPr>
          <w:szCs w:val="24"/>
        </w:rPr>
        <w:t xml:space="preserve">s were encountered </w:t>
      </w:r>
      <w:r w:rsidR="00107C6B" w:rsidRPr="00ED7236">
        <w:rPr>
          <w:szCs w:val="24"/>
        </w:rPr>
        <w:t xml:space="preserve">closer to shore. In contrast, during </w:t>
      </w:r>
      <w:r w:rsidR="0059026A" w:rsidRPr="00ED7236">
        <w:rPr>
          <w:szCs w:val="24"/>
        </w:rPr>
        <w:t>July</w:t>
      </w:r>
      <w:r w:rsidR="0014144F" w:rsidRPr="00ED7236">
        <w:rPr>
          <w:szCs w:val="24"/>
        </w:rPr>
        <w:t>–</w:t>
      </w:r>
      <w:r w:rsidR="0059026A" w:rsidRPr="00ED7236">
        <w:rPr>
          <w:szCs w:val="24"/>
        </w:rPr>
        <w:t>December,</w:t>
      </w:r>
      <w:r w:rsidR="00107C6B" w:rsidRPr="00ED7236">
        <w:rPr>
          <w:szCs w:val="24"/>
        </w:rPr>
        <w:t xml:space="preserve"> when </w:t>
      </w:r>
      <w:r w:rsidR="0059026A" w:rsidRPr="00ED7236">
        <w:rPr>
          <w:szCs w:val="24"/>
        </w:rPr>
        <w:t xml:space="preserve">fewer </w:t>
      </w:r>
      <w:r w:rsidR="00107C6B" w:rsidRPr="00ED7236">
        <w:rPr>
          <w:szCs w:val="24"/>
        </w:rPr>
        <w:t>male</w:t>
      </w:r>
      <w:r w:rsidR="0059026A" w:rsidRPr="00ED7236">
        <w:rPr>
          <w:szCs w:val="24"/>
        </w:rPr>
        <w:t>s</w:t>
      </w:r>
      <w:r w:rsidR="00107C6B" w:rsidRPr="00ED7236">
        <w:rPr>
          <w:szCs w:val="24"/>
        </w:rPr>
        <w:t xml:space="preserve"> were </w:t>
      </w:r>
      <w:r w:rsidR="0059026A" w:rsidRPr="00ED7236">
        <w:rPr>
          <w:szCs w:val="24"/>
        </w:rPr>
        <w:t>seen</w:t>
      </w:r>
      <w:r w:rsidR="00107C6B" w:rsidRPr="00ED7236">
        <w:rPr>
          <w:szCs w:val="24"/>
        </w:rPr>
        <w:t xml:space="preserve">, female </w:t>
      </w:r>
      <w:r w:rsidR="0059026A" w:rsidRPr="00ED7236">
        <w:rPr>
          <w:szCs w:val="24"/>
        </w:rPr>
        <w:t xml:space="preserve">density was </w:t>
      </w:r>
      <w:r w:rsidR="00107C6B" w:rsidRPr="00ED7236">
        <w:rPr>
          <w:szCs w:val="24"/>
        </w:rPr>
        <w:t>high</w:t>
      </w:r>
      <w:r w:rsidR="0059026A" w:rsidRPr="00ED7236">
        <w:rPr>
          <w:szCs w:val="24"/>
        </w:rPr>
        <w:t>er</w:t>
      </w:r>
      <w:r w:rsidR="00107C6B" w:rsidRPr="00ED7236">
        <w:rPr>
          <w:szCs w:val="24"/>
        </w:rPr>
        <w:t xml:space="preserve"> </w:t>
      </w:r>
      <w:del w:id="551" w:author="Jennifer Appoo" w:date="2019-11-28T14:57:00Z">
        <w:r w:rsidR="00107C6B" w:rsidRPr="00ED7236" w:rsidDel="00A66ED1">
          <w:rPr>
            <w:szCs w:val="24"/>
          </w:rPr>
          <w:delText>i</w:delText>
        </w:r>
      </w:del>
      <w:ins w:id="552" w:author="Jennifer Appoo" w:date="2019-11-28T14:57:00Z">
        <w:r w:rsidR="00A66ED1">
          <w:rPr>
            <w:szCs w:val="24"/>
          </w:rPr>
          <w:t>o</w:t>
        </w:r>
      </w:ins>
      <w:r w:rsidR="00107C6B" w:rsidRPr="00ED7236">
        <w:rPr>
          <w:szCs w:val="24"/>
        </w:rPr>
        <w:t xml:space="preserve">n </w:t>
      </w:r>
      <w:r w:rsidR="0059026A" w:rsidRPr="00ED7236">
        <w:rPr>
          <w:szCs w:val="24"/>
        </w:rPr>
        <w:t xml:space="preserve">both </w:t>
      </w:r>
      <w:r w:rsidR="00885BE2" w:rsidRPr="00ED7236">
        <w:rPr>
          <w:szCs w:val="24"/>
        </w:rPr>
        <w:t>shore</w:t>
      </w:r>
      <w:r w:rsidR="00107C6B" w:rsidRPr="00ED7236">
        <w:rPr>
          <w:szCs w:val="24"/>
        </w:rPr>
        <w:t xml:space="preserve"> and in</w:t>
      </w:r>
      <w:r w:rsidR="0059026A" w:rsidRPr="00ED7236">
        <w:rPr>
          <w:szCs w:val="24"/>
        </w:rPr>
        <w:t>land</w:t>
      </w:r>
      <w:r w:rsidR="00107C6B" w:rsidRPr="00ED7236">
        <w:rPr>
          <w:szCs w:val="24"/>
        </w:rPr>
        <w:t xml:space="preserve"> </w:t>
      </w:r>
      <w:ins w:id="553" w:author="Jennifer Appoo" w:date="2019-11-28T14:58:00Z">
        <w:r w:rsidR="00A66ED1">
          <w:rPr>
            <w:szCs w:val="24"/>
          </w:rPr>
          <w:t xml:space="preserve">transect </w:t>
        </w:r>
      </w:ins>
      <w:r w:rsidR="006C41EC" w:rsidRPr="00ED7236">
        <w:rPr>
          <w:szCs w:val="24"/>
        </w:rPr>
        <w:t>areas</w:t>
      </w:r>
      <w:r w:rsidR="00107C6B" w:rsidRPr="00ED7236">
        <w:rPr>
          <w:szCs w:val="24"/>
        </w:rPr>
        <w:t xml:space="preserve">, particularly between October and November (Fig. </w:t>
      </w:r>
      <w:commentRangeStart w:id="554"/>
      <w:r w:rsidR="001E7E28" w:rsidRPr="00ED7236">
        <w:rPr>
          <w:szCs w:val="24"/>
        </w:rPr>
        <w:t>3A</w:t>
      </w:r>
      <w:commentRangeEnd w:id="554"/>
      <w:r w:rsidR="001E7E28">
        <w:rPr>
          <w:rStyle w:val="CommentReference"/>
        </w:rPr>
        <w:commentReference w:id="554"/>
      </w:r>
      <w:r w:rsidR="00107C6B" w:rsidRPr="00ED7236">
        <w:rPr>
          <w:szCs w:val="24"/>
        </w:rPr>
        <w:t>).</w:t>
      </w:r>
    </w:p>
    <w:p w14:paraId="4CD0CBE2" w14:textId="3CC0C0E2" w:rsidR="00C63B40" w:rsidRPr="00ED7236" w:rsidDel="00E77F6A" w:rsidRDefault="00A23C02" w:rsidP="0014144F">
      <w:pPr>
        <w:pStyle w:val="FirstParagraph"/>
        <w:spacing w:after="0" w:line="480" w:lineRule="auto"/>
        <w:ind w:firstLine="720"/>
        <w:jc w:val="both"/>
        <w:rPr>
          <w:del w:id="555" w:author="Fernando Cagua" w:date="2020-02-22T18:23:00Z"/>
          <w:lang w:val="en-GB"/>
        </w:rPr>
      </w:pPr>
      <w:del w:id="556" w:author="Fernando Cagua" w:date="2020-02-22T18:23:00Z">
        <w:r w:rsidRPr="00ED7236" w:rsidDel="00E77F6A">
          <w:rPr>
            <w:lang w:val="en-GB"/>
          </w:rPr>
          <w:lastRenderedPageBreak/>
          <w:delText xml:space="preserve">The two principal components of the habitat composition </w:delText>
        </w:r>
        <w:r w:rsidR="006C41EC" w:rsidRPr="00ED7236" w:rsidDel="00E77F6A">
          <w:rPr>
            <w:lang w:val="en-GB"/>
          </w:rPr>
          <w:delText xml:space="preserve">analysis </w:delText>
        </w:r>
        <w:r w:rsidRPr="00ED7236" w:rsidDel="00E77F6A">
          <w:rPr>
            <w:lang w:val="en-GB"/>
          </w:rPr>
          <w:delText xml:space="preserve">explained 81% of the variance among transect sections (Fig. S1 in Supplement 1). The first component was strongly correlated with </w:delText>
        </w:r>
        <w:r w:rsidR="006C41EC" w:rsidRPr="00ED7236" w:rsidDel="00E77F6A">
          <w:rPr>
            <w:lang w:val="en-GB"/>
          </w:rPr>
          <w:delText xml:space="preserve">a decrease in exposed surface and </w:delText>
        </w:r>
        <w:r w:rsidRPr="00ED7236" w:rsidDel="00E77F6A">
          <w:rPr>
            <w:lang w:val="en-GB"/>
          </w:rPr>
          <w:delText>an increase</w:delText>
        </w:r>
        <w:r w:rsidR="009F7148" w:rsidRPr="00ED7236" w:rsidDel="00E77F6A">
          <w:rPr>
            <w:lang w:val="en-GB"/>
          </w:rPr>
          <w:delText xml:space="preserve"> </w:delText>
        </w:r>
        <w:r w:rsidR="006C41EC" w:rsidRPr="00ED7236" w:rsidDel="00E77F6A">
          <w:rPr>
            <w:lang w:val="en-GB"/>
          </w:rPr>
          <w:delText>i</w:delText>
        </w:r>
        <w:r w:rsidRPr="00ED7236" w:rsidDel="00E77F6A">
          <w:rPr>
            <w:lang w:val="en-GB"/>
          </w:rPr>
          <w:delText xml:space="preserve">n open mixed scrub. The second component was largely correlated with an increase of grass and a decrease of standard mixed scrub. </w:delText>
        </w:r>
        <w:commentRangeStart w:id="557"/>
        <w:r w:rsidR="003C0BE9" w:rsidRPr="00ED7236" w:rsidDel="00E77F6A">
          <w:rPr>
            <w:lang w:val="en-GB"/>
          </w:rPr>
          <w:delText xml:space="preserve">These habitat differences did not affect the detectability or abundance of </w:delText>
        </w:r>
        <w:r w:rsidR="003C0BE9" w:rsidRPr="00ED7236" w:rsidDel="00E77F6A">
          <w:rPr>
            <w:i/>
            <w:lang w:val="en-GB"/>
          </w:rPr>
          <w:delText>B. latro</w:delText>
        </w:r>
        <w:r w:rsidR="003C0BE9" w:rsidRPr="00ED7236" w:rsidDel="00E77F6A">
          <w:rPr>
            <w:lang w:val="en-GB"/>
          </w:rPr>
          <w:delText xml:space="preserve"> (Figs. S2 and S3 in Supplement 2). </w:delText>
        </w:r>
        <w:commentRangeEnd w:id="557"/>
        <w:r w:rsidR="003C0BE9" w:rsidDel="00E77F6A">
          <w:rPr>
            <w:rStyle w:val="CommentReference"/>
            <w:lang w:val="en-GB"/>
          </w:rPr>
          <w:commentReference w:id="557"/>
        </w:r>
        <w:r w:rsidR="00F462C9" w:rsidRPr="00ED7236" w:rsidDel="00E77F6A">
          <w:delText xml:space="preserve">Among the functions we used to describe the detection process (half-normal, negative exponential, hazard-rate, or uniform) we found that the negative exponential function performed the best as it had the smallest AIC values among the </w:delText>
        </w:r>
        <w:commentRangeStart w:id="558"/>
        <w:r w:rsidR="00834294" w:rsidRPr="00ED7236" w:rsidDel="00E77F6A">
          <w:delText>alternatives</w:delText>
        </w:r>
        <w:commentRangeEnd w:id="558"/>
        <w:r w:rsidR="00834294" w:rsidDel="00E77F6A">
          <w:rPr>
            <w:rStyle w:val="CommentReference"/>
            <w:lang w:val="en-GB"/>
          </w:rPr>
          <w:commentReference w:id="558"/>
        </w:r>
        <w:r w:rsidR="00F05992" w:rsidRPr="00ED7236" w:rsidDel="00E77F6A">
          <w:delText>.</w:delText>
        </w:r>
      </w:del>
    </w:p>
    <w:p w14:paraId="45C5678E" w14:textId="2FC66461" w:rsidR="00A23C02" w:rsidRPr="00ED7236" w:rsidRDefault="008E507E" w:rsidP="0014144F">
      <w:pPr>
        <w:pStyle w:val="BodyText"/>
        <w:spacing w:after="0" w:line="480" w:lineRule="auto"/>
        <w:ind w:firstLine="720"/>
        <w:jc w:val="both"/>
        <w:rPr>
          <w:szCs w:val="24"/>
        </w:rPr>
      </w:pPr>
      <w:r w:rsidRPr="00ED7236">
        <w:rPr>
          <w:szCs w:val="24"/>
        </w:rPr>
        <w:t>T</w:t>
      </w:r>
      <w:r w:rsidR="00A23C02" w:rsidRPr="00ED7236">
        <w:rPr>
          <w:szCs w:val="24"/>
        </w:rPr>
        <w:t xml:space="preserve">here was no variation </w:t>
      </w:r>
      <w:r w:rsidRPr="00ED7236">
        <w:rPr>
          <w:szCs w:val="24"/>
        </w:rPr>
        <w:t>i</w:t>
      </w:r>
      <w:r w:rsidR="00A23C02" w:rsidRPr="00ED7236">
        <w:rPr>
          <w:szCs w:val="24"/>
        </w:rPr>
        <w:t>n density with moon cycle (p = 0.916)</w:t>
      </w:r>
      <w:r w:rsidR="009E7496" w:rsidRPr="00ED7236">
        <w:rPr>
          <w:szCs w:val="24"/>
        </w:rPr>
        <w:t xml:space="preserve">. </w:t>
      </w:r>
      <w:r w:rsidR="00A23C02" w:rsidRPr="00ED7236">
        <w:rPr>
          <w:szCs w:val="24"/>
        </w:rPr>
        <w:t xml:space="preserve">Although moon phase did not affect overall </w:t>
      </w:r>
      <w:r w:rsidR="00A23C02" w:rsidRPr="00ED7236">
        <w:rPr>
          <w:i/>
          <w:szCs w:val="24"/>
        </w:rPr>
        <w:t>B. latro</w:t>
      </w:r>
      <w:r w:rsidR="00A23C02" w:rsidRPr="00ED7236">
        <w:rPr>
          <w:szCs w:val="24"/>
        </w:rPr>
        <w:t xml:space="preserve"> densities, it had distinct effects on males and females (Fig. 4A)</w:t>
      </w:r>
      <w:r w:rsidRPr="00ED7236">
        <w:rPr>
          <w:szCs w:val="24"/>
        </w:rPr>
        <w:t xml:space="preserve">, with </w:t>
      </w:r>
      <w:r w:rsidR="00A23C02" w:rsidRPr="00ED7236">
        <w:rPr>
          <w:szCs w:val="24"/>
        </w:rPr>
        <w:t>female</w:t>
      </w:r>
      <w:r w:rsidRPr="00ED7236">
        <w:rPr>
          <w:szCs w:val="24"/>
        </w:rPr>
        <w:t>s</w:t>
      </w:r>
      <w:r w:rsidR="00A23C02" w:rsidRPr="00ED7236">
        <w:rPr>
          <w:szCs w:val="24"/>
        </w:rPr>
        <w:t xml:space="preserve"> </w:t>
      </w:r>
      <w:r w:rsidRPr="00ED7236">
        <w:rPr>
          <w:szCs w:val="24"/>
        </w:rPr>
        <w:t xml:space="preserve">being most abundant </w:t>
      </w:r>
      <w:r w:rsidR="00A23C02" w:rsidRPr="00ED7236">
        <w:rPr>
          <w:szCs w:val="24"/>
        </w:rPr>
        <w:t xml:space="preserve">during periods of full moon, </w:t>
      </w:r>
      <w:r w:rsidRPr="00ED7236">
        <w:rPr>
          <w:szCs w:val="24"/>
        </w:rPr>
        <w:t xml:space="preserve">and </w:t>
      </w:r>
      <w:r w:rsidR="00A23C02" w:rsidRPr="00ED7236">
        <w:rPr>
          <w:szCs w:val="24"/>
        </w:rPr>
        <w:t xml:space="preserve">males during new moon. </w:t>
      </w:r>
    </w:p>
    <w:p w14:paraId="41227FC3" w14:textId="77777777" w:rsidR="008A63A1" w:rsidRPr="00ED7236" w:rsidRDefault="008A63A1" w:rsidP="0014144F">
      <w:pPr>
        <w:pStyle w:val="BodyText"/>
        <w:spacing w:after="0" w:line="480" w:lineRule="auto"/>
        <w:ind w:firstLine="720"/>
        <w:jc w:val="both"/>
        <w:rPr>
          <w:szCs w:val="24"/>
        </w:rPr>
      </w:pPr>
    </w:p>
    <w:p w14:paraId="638C3920" w14:textId="00E9C8C2" w:rsidR="00A23C02" w:rsidRPr="00452FE1" w:rsidRDefault="00452FE1" w:rsidP="0014144F">
      <w:pPr>
        <w:pStyle w:val="FirstParagraph"/>
        <w:spacing w:before="0" w:after="0" w:line="480" w:lineRule="auto"/>
        <w:jc w:val="both"/>
        <w:rPr>
          <w:lang w:val="en-GB"/>
        </w:rPr>
      </w:pPr>
      <w:r w:rsidRPr="00452FE1">
        <w:rPr>
          <w:lang w:val="en-GB"/>
        </w:rPr>
        <w:t xml:space="preserve">3.3. </w:t>
      </w:r>
      <w:r w:rsidR="00A23C02" w:rsidRPr="00452FE1">
        <w:rPr>
          <w:lang w:val="en-GB"/>
        </w:rPr>
        <w:t xml:space="preserve">Sex ratio and </w:t>
      </w:r>
      <w:commentRangeStart w:id="559"/>
      <w:commentRangeStart w:id="560"/>
      <w:r w:rsidR="004C616A" w:rsidRPr="00452FE1">
        <w:rPr>
          <w:lang w:val="en-GB"/>
        </w:rPr>
        <w:t>size</w:t>
      </w:r>
      <w:commentRangeEnd w:id="559"/>
      <w:r w:rsidR="004C616A">
        <w:rPr>
          <w:rStyle w:val="CommentReference"/>
          <w:lang w:val="en-GB"/>
        </w:rPr>
        <w:commentReference w:id="559"/>
      </w:r>
      <w:commentRangeEnd w:id="560"/>
      <w:r w:rsidR="00B73E95">
        <w:rPr>
          <w:rStyle w:val="CommentReference"/>
          <w:lang w:val="en-GB"/>
        </w:rPr>
        <w:commentReference w:id="560"/>
      </w:r>
    </w:p>
    <w:p w14:paraId="15785FF0" w14:textId="56B5FB9B" w:rsidR="00A23C02" w:rsidRPr="00ED7236" w:rsidRDefault="00A23C02" w:rsidP="0014144F">
      <w:pPr>
        <w:pStyle w:val="FirstParagraph"/>
        <w:spacing w:before="0" w:after="0" w:line="480" w:lineRule="auto"/>
        <w:jc w:val="both"/>
        <w:rPr>
          <w:i/>
          <w:lang w:val="en-GB"/>
        </w:rPr>
      </w:pPr>
      <w:r w:rsidRPr="00ED7236">
        <w:rPr>
          <w:lang w:val="en-GB"/>
        </w:rPr>
        <w:t xml:space="preserve">The overall </w:t>
      </w:r>
      <w:r w:rsidRPr="00ED7236">
        <w:rPr>
          <w:i/>
          <w:lang w:val="en-GB"/>
        </w:rPr>
        <w:t>B. latro</w:t>
      </w:r>
      <w:r w:rsidRPr="00ED7236">
        <w:rPr>
          <w:lang w:val="en-GB"/>
        </w:rPr>
        <w:t xml:space="preserve"> </w:t>
      </w:r>
      <w:r w:rsidR="008E507E" w:rsidRPr="00ED7236">
        <w:rPr>
          <w:lang w:val="en-GB"/>
        </w:rPr>
        <w:t>sex</w:t>
      </w:r>
      <w:r w:rsidRPr="00ED7236">
        <w:rPr>
          <w:lang w:val="en-GB"/>
        </w:rPr>
        <w:t xml:space="preserve"> ratio of observed individuals was approximately 3:1 (76% male</w:t>
      </w:r>
      <w:r w:rsidR="008E507E" w:rsidRPr="00ED7236">
        <w:rPr>
          <w:lang w:val="en-GB"/>
        </w:rPr>
        <w:t xml:space="preserve">; n = </w:t>
      </w:r>
      <w:r w:rsidR="00B57C1B" w:rsidRPr="00ED7236">
        <w:rPr>
          <w:lang w:val="en-GB"/>
        </w:rPr>
        <w:t>6536</w:t>
      </w:r>
      <w:r w:rsidRPr="00ED7236">
        <w:rPr>
          <w:lang w:val="en-GB"/>
        </w:rPr>
        <w:t xml:space="preserve">), </w:t>
      </w:r>
      <w:r w:rsidR="008E507E" w:rsidRPr="00ED7236">
        <w:rPr>
          <w:lang w:val="en-GB"/>
        </w:rPr>
        <w:t xml:space="preserve">and </w:t>
      </w:r>
      <w:r w:rsidRPr="00ED7236">
        <w:rPr>
          <w:lang w:val="en-GB"/>
        </w:rPr>
        <w:t>approximately 4:1 (82% male</w:t>
      </w:r>
      <w:r w:rsidR="008E507E" w:rsidRPr="00ED7236">
        <w:rPr>
          <w:lang w:val="en-GB"/>
        </w:rPr>
        <w:t xml:space="preserve">; n = </w:t>
      </w:r>
      <w:r w:rsidR="00B57C1B" w:rsidRPr="00ED7236">
        <w:rPr>
          <w:lang w:val="en-GB"/>
        </w:rPr>
        <w:t>5582</w:t>
      </w:r>
      <w:r w:rsidRPr="00ED7236">
        <w:rPr>
          <w:lang w:val="en-GB"/>
        </w:rPr>
        <w:t>) f</w:t>
      </w:r>
      <w:r w:rsidR="008E507E" w:rsidRPr="00ED7236">
        <w:rPr>
          <w:lang w:val="en-GB"/>
        </w:rPr>
        <w:t>or</w:t>
      </w:r>
      <w:r w:rsidRPr="00ED7236">
        <w:rPr>
          <w:lang w:val="en-GB"/>
        </w:rPr>
        <w:t xml:space="preserve"> </w:t>
      </w:r>
      <w:del w:id="561" w:author="Jennifer Appoo" w:date="2019-11-28T15:11:00Z">
        <w:r w:rsidR="008E507E" w:rsidRPr="00ED7236" w:rsidDel="00E96A61">
          <w:rPr>
            <w:lang w:val="en-GB"/>
          </w:rPr>
          <w:delText xml:space="preserve">only </w:delText>
        </w:r>
      </w:del>
      <w:r w:rsidRPr="00ED7236">
        <w:rPr>
          <w:lang w:val="en-GB"/>
        </w:rPr>
        <w:t>sexually mature individuals</w:t>
      </w:r>
      <w:r w:rsidR="008E507E" w:rsidRPr="00ED7236">
        <w:rPr>
          <w:lang w:val="en-GB"/>
        </w:rPr>
        <w:t>. T</w:t>
      </w:r>
      <w:r w:rsidRPr="00ED7236">
        <w:rPr>
          <w:lang w:val="en-GB"/>
        </w:rPr>
        <w:t xml:space="preserve">his ratio shows temporal and spatial variation, ranging </w:t>
      </w:r>
      <w:r w:rsidR="008E507E" w:rsidRPr="00ED7236">
        <w:rPr>
          <w:lang w:val="en-GB"/>
        </w:rPr>
        <w:t xml:space="preserve">from </w:t>
      </w:r>
      <w:r w:rsidRPr="00ED7236">
        <w:rPr>
          <w:lang w:val="en-GB"/>
        </w:rPr>
        <w:t xml:space="preserve">57% of individuals encountered being male during November </w:t>
      </w:r>
      <w:del w:id="562" w:author="Jennifer Appoo" w:date="2019-11-28T15:11:00Z">
        <w:r w:rsidRPr="00ED7236" w:rsidDel="00E96A61">
          <w:rPr>
            <w:lang w:val="en-GB"/>
          </w:rPr>
          <w:delText xml:space="preserve">in areas </w:delText>
        </w:r>
      </w:del>
      <w:ins w:id="563" w:author="Jennifer Appoo" w:date="2019-11-28T15:11:00Z">
        <w:r w:rsidR="00E96A61">
          <w:rPr>
            <w:lang w:val="en-GB"/>
          </w:rPr>
          <w:t xml:space="preserve">along the transect </w:t>
        </w:r>
      </w:ins>
      <w:r w:rsidRPr="00ED7236">
        <w:rPr>
          <w:lang w:val="en-GB"/>
        </w:rPr>
        <w:t xml:space="preserve">close to shore </w:t>
      </w:r>
      <w:r w:rsidR="008E507E" w:rsidRPr="00ED7236">
        <w:rPr>
          <w:lang w:val="en-GB"/>
        </w:rPr>
        <w:t xml:space="preserve">to </w:t>
      </w:r>
      <w:r w:rsidRPr="00ED7236">
        <w:rPr>
          <w:lang w:val="en-GB"/>
        </w:rPr>
        <w:t xml:space="preserve">86% during March </w:t>
      </w:r>
      <w:ins w:id="564" w:author="Jennifer Appoo" w:date="2019-11-28T15:12:00Z">
        <w:r w:rsidR="00E96A61">
          <w:rPr>
            <w:lang w:val="en-GB"/>
          </w:rPr>
          <w:t xml:space="preserve">along </w:t>
        </w:r>
        <w:commentRangeStart w:id="565"/>
        <w:r w:rsidR="00E96A61">
          <w:rPr>
            <w:lang w:val="en-GB"/>
          </w:rPr>
          <w:t>the</w:t>
        </w:r>
        <w:commentRangeEnd w:id="565"/>
        <w:r w:rsidR="00E96A61">
          <w:rPr>
            <w:rStyle w:val="CommentReference"/>
            <w:lang w:val="en-GB"/>
          </w:rPr>
          <w:commentReference w:id="565"/>
        </w:r>
        <w:r w:rsidR="00E96A61" w:rsidRPr="00ED7236">
          <w:rPr>
            <w:lang w:val="en-GB"/>
          </w:rPr>
          <w:t xml:space="preserve"> </w:t>
        </w:r>
      </w:ins>
      <w:del w:id="566" w:author="Jennifer Appoo" w:date="2019-11-28T15:11:00Z">
        <w:r w:rsidRPr="00ED7236" w:rsidDel="00E96A61">
          <w:rPr>
            <w:lang w:val="en-GB"/>
          </w:rPr>
          <w:delText xml:space="preserve">in </w:delText>
        </w:r>
      </w:del>
      <w:r w:rsidR="008E507E" w:rsidRPr="00ED7236">
        <w:rPr>
          <w:lang w:val="en-GB"/>
        </w:rPr>
        <w:t xml:space="preserve">inland </w:t>
      </w:r>
      <w:del w:id="567" w:author="Jennifer Appoo" w:date="2019-11-28T15:12:00Z">
        <w:r w:rsidRPr="00ED7236" w:rsidDel="00E96A61">
          <w:rPr>
            <w:lang w:val="en-GB"/>
          </w:rPr>
          <w:delText>areas</w:delText>
        </w:r>
      </w:del>
      <w:ins w:id="568" w:author="Jennifer Appoo" w:date="2019-11-28T15:12:00Z">
        <w:r w:rsidR="00E96A61">
          <w:rPr>
            <w:lang w:val="en-GB"/>
          </w:rPr>
          <w:t>transect</w:t>
        </w:r>
      </w:ins>
      <w:r w:rsidRPr="00ED7236">
        <w:rPr>
          <w:lang w:val="en-GB"/>
        </w:rPr>
        <w:t>.</w:t>
      </w:r>
    </w:p>
    <w:p w14:paraId="46052F76" w14:textId="42890296" w:rsidR="00B90B06" w:rsidRPr="00ED7236" w:rsidRDefault="00D90445" w:rsidP="004C616A">
      <w:pPr>
        <w:pStyle w:val="BodyText"/>
        <w:spacing w:after="0" w:line="480" w:lineRule="auto"/>
        <w:ind w:firstLine="720"/>
        <w:jc w:val="both"/>
        <w:rPr>
          <w:szCs w:val="24"/>
        </w:rPr>
      </w:pPr>
      <w:ins w:id="569" w:author="Jennifer Appoo" w:date="2019-11-28T15:04:00Z">
        <w:r>
          <w:rPr>
            <w:szCs w:val="24"/>
          </w:rPr>
          <w:t>A</w:t>
        </w:r>
      </w:ins>
      <w:del w:id="570" w:author="Jennifer Appoo" w:date="2019-11-28T15:04:00Z">
        <w:r w:rsidR="00D05DFB" w:rsidRPr="00ED7236" w:rsidDel="00D90445">
          <w:rPr>
            <w:szCs w:val="24"/>
          </w:rPr>
          <w:delText>M</w:delText>
        </w:r>
      </w:del>
      <w:ins w:id="571" w:author="Jennifer Appoo" w:date="2019-11-28T15:04:00Z">
        <w:r>
          <w:rPr>
            <w:szCs w:val="24"/>
          </w:rPr>
          <w:t xml:space="preserve"> m</w:t>
        </w:r>
      </w:ins>
      <w:r w:rsidR="00A23C02" w:rsidRPr="00ED7236">
        <w:rPr>
          <w:szCs w:val="24"/>
        </w:rPr>
        <w:t>arked size sexual dimorphism was observed (Fig. 5)</w:t>
      </w:r>
      <w:r w:rsidR="008E507E" w:rsidRPr="00ED7236">
        <w:rPr>
          <w:szCs w:val="24"/>
        </w:rPr>
        <w:t>, with males being larger (mean m</w:t>
      </w:r>
      <w:r w:rsidR="00A23C02" w:rsidRPr="00ED7236">
        <w:rPr>
          <w:szCs w:val="24"/>
        </w:rPr>
        <w:t>ale thoracic length</w:t>
      </w:r>
      <w:r w:rsidR="008E507E" w:rsidRPr="00ED7236">
        <w:rPr>
          <w:szCs w:val="24"/>
        </w:rPr>
        <w:t>: 40.9 mm;</w:t>
      </w:r>
      <w:r w:rsidR="00A23C02" w:rsidRPr="00ED7236">
        <w:rPr>
          <w:szCs w:val="24"/>
        </w:rPr>
        <w:t xml:space="preserve"> range</w:t>
      </w:r>
      <w:r w:rsidR="008E507E" w:rsidRPr="00ED7236">
        <w:rPr>
          <w:szCs w:val="24"/>
        </w:rPr>
        <w:t>:</w:t>
      </w:r>
      <w:r w:rsidR="00A23C02" w:rsidRPr="00ED7236">
        <w:rPr>
          <w:szCs w:val="24"/>
        </w:rPr>
        <w:t xml:space="preserve"> 9</w:t>
      </w:r>
      <w:r w:rsidR="008E507E" w:rsidRPr="00ED7236">
        <w:rPr>
          <w:szCs w:val="24"/>
        </w:rPr>
        <w:t>–</w:t>
      </w:r>
      <w:r w:rsidR="00A23C02" w:rsidRPr="00ED7236">
        <w:rPr>
          <w:szCs w:val="24"/>
        </w:rPr>
        <w:t>78</w:t>
      </w:r>
      <w:r w:rsidR="008E507E" w:rsidRPr="00ED7236">
        <w:rPr>
          <w:szCs w:val="24"/>
        </w:rPr>
        <w:t xml:space="preserve"> </w:t>
      </w:r>
      <w:r w:rsidR="00A23C02" w:rsidRPr="00ED7236">
        <w:rPr>
          <w:szCs w:val="24"/>
        </w:rPr>
        <w:t>mm</w:t>
      </w:r>
      <w:r w:rsidR="008E507E" w:rsidRPr="00ED7236">
        <w:rPr>
          <w:szCs w:val="24"/>
        </w:rPr>
        <w:t xml:space="preserve">; n = </w:t>
      </w:r>
      <w:r w:rsidR="00B57C1B" w:rsidRPr="00ED7236">
        <w:rPr>
          <w:szCs w:val="24"/>
        </w:rPr>
        <w:t>6536</w:t>
      </w:r>
      <w:r w:rsidR="00A23C02" w:rsidRPr="00ED7236">
        <w:rPr>
          <w:szCs w:val="24"/>
        </w:rPr>
        <w:t>)</w:t>
      </w:r>
      <w:r w:rsidR="008E507E" w:rsidRPr="00ED7236">
        <w:rPr>
          <w:szCs w:val="24"/>
        </w:rPr>
        <w:t xml:space="preserve"> than</w:t>
      </w:r>
      <w:r w:rsidR="00A23C02" w:rsidRPr="00ED7236">
        <w:rPr>
          <w:szCs w:val="24"/>
        </w:rPr>
        <w:t xml:space="preserve"> female</w:t>
      </w:r>
      <w:r w:rsidR="008E507E" w:rsidRPr="00ED7236">
        <w:rPr>
          <w:szCs w:val="24"/>
        </w:rPr>
        <w:t xml:space="preserve">s (mean: 30.6 mm; </w:t>
      </w:r>
      <w:r w:rsidR="00A23C02" w:rsidRPr="00ED7236">
        <w:rPr>
          <w:szCs w:val="24"/>
        </w:rPr>
        <w:t>range</w:t>
      </w:r>
      <w:r w:rsidR="008E507E" w:rsidRPr="00ED7236">
        <w:rPr>
          <w:szCs w:val="24"/>
        </w:rPr>
        <w:t>:</w:t>
      </w:r>
      <w:r w:rsidR="00A23C02" w:rsidRPr="00ED7236">
        <w:rPr>
          <w:szCs w:val="24"/>
        </w:rPr>
        <w:t xml:space="preserve"> 6</w:t>
      </w:r>
      <w:r w:rsidR="008E507E" w:rsidRPr="00ED7236">
        <w:rPr>
          <w:szCs w:val="24"/>
        </w:rPr>
        <w:t>–</w:t>
      </w:r>
      <w:r w:rsidR="00A23C02" w:rsidRPr="00ED7236">
        <w:rPr>
          <w:szCs w:val="24"/>
        </w:rPr>
        <w:t>76</w:t>
      </w:r>
      <w:r w:rsidR="008E507E" w:rsidRPr="00ED7236">
        <w:rPr>
          <w:szCs w:val="24"/>
        </w:rPr>
        <w:t xml:space="preserve"> </w:t>
      </w:r>
      <w:r w:rsidR="00A23C02" w:rsidRPr="00ED7236">
        <w:rPr>
          <w:szCs w:val="24"/>
        </w:rPr>
        <w:t>mm</w:t>
      </w:r>
      <w:r w:rsidR="008E507E" w:rsidRPr="00ED7236">
        <w:rPr>
          <w:szCs w:val="24"/>
        </w:rPr>
        <w:t xml:space="preserve">; n = </w:t>
      </w:r>
      <w:r w:rsidR="00B57C1B" w:rsidRPr="00ED7236">
        <w:rPr>
          <w:szCs w:val="24"/>
        </w:rPr>
        <w:t>2071</w:t>
      </w:r>
      <w:r w:rsidR="00A23C02" w:rsidRPr="00ED7236">
        <w:rPr>
          <w:szCs w:val="24"/>
        </w:rPr>
        <w:t xml:space="preserve">). Although the </w:t>
      </w:r>
      <w:commentRangeStart w:id="572"/>
      <w:commentRangeStart w:id="573"/>
      <w:ins w:id="574" w:author="Jennifer Appoo" w:date="2019-11-28T15:23:00Z">
        <w:del w:id="575" w:author="Fernando Cagua" w:date="2020-02-22T18:24:00Z">
          <w:r w:rsidR="006D596F" w:rsidDel="00E77F6A">
            <w:rPr>
              <w:szCs w:val="24"/>
            </w:rPr>
            <w:delText>wha</w:delText>
          </w:r>
        </w:del>
      </w:ins>
      <w:ins w:id="576" w:author="Fernando Cagua" w:date="2020-02-22T18:24:00Z">
        <w:r w:rsidR="00E77F6A">
          <w:rPr>
            <w:szCs w:val="24"/>
          </w:rPr>
          <w:t xml:space="preserve">size </w:t>
        </w:r>
      </w:ins>
      <w:ins w:id="577" w:author="Jennifer Appoo" w:date="2019-11-28T15:23:00Z">
        <w:del w:id="578" w:author="Fernando Cagua" w:date="2020-02-22T18:24:00Z">
          <w:r w:rsidR="006D596F" w:rsidDel="00E77F6A">
            <w:rPr>
              <w:szCs w:val="24"/>
            </w:rPr>
            <w:delText>t?</w:delText>
          </w:r>
          <w:commentRangeEnd w:id="572"/>
          <w:r w:rsidR="006D596F" w:rsidDel="00E77F6A">
            <w:rPr>
              <w:rStyle w:val="CommentReference"/>
            </w:rPr>
            <w:commentReference w:id="572"/>
          </w:r>
        </w:del>
      </w:ins>
      <w:commentRangeEnd w:id="573"/>
      <w:ins w:id="579" w:author="Jennifer Appoo" w:date="2019-11-29T09:31:00Z">
        <w:del w:id="580" w:author="Fernando Cagua" w:date="2020-02-22T18:24:00Z">
          <w:r w:rsidR="0063788A" w:rsidDel="00E77F6A">
            <w:rPr>
              <w:rStyle w:val="CommentReference"/>
            </w:rPr>
            <w:commentReference w:id="573"/>
          </w:r>
        </w:del>
      </w:ins>
      <w:ins w:id="581" w:author="Jennifer Appoo" w:date="2019-11-28T15:23:00Z">
        <w:del w:id="582" w:author="Fernando Cagua" w:date="2020-02-22T18:24:00Z">
          <w:r w:rsidR="006D596F" w:rsidDel="00E77F6A">
            <w:rPr>
              <w:szCs w:val="24"/>
            </w:rPr>
            <w:delText xml:space="preserve"> </w:delText>
          </w:r>
        </w:del>
      </w:ins>
      <w:r w:rsidR="00A23C02" w:rsidRPr="00ED7236">
        <w:rPr>
          <w:szCs w:val="24"/>
        </w:rPr>
        <w:t xml:space="preserve">distributions </w:t>
      </w:r>
      <w:r w:rsidR="004F4B3B" w:rsidRPr="00ED7236">
        <w:rPr>
          <w:szCs w:val="24"/>
        </w:rPr>
        <w:t xml:space="preserve">of males and females </w:t>
      </w:r>
      <w:r w:rsidR="00A23C02" w:rsidRPr="00ED7236">
        <w:rPr>
          <w:szCs w:val="24"/>
        </w:rPr>
        <w:t>did not differ (n1 = 6182, n2</w:t>
      </w:r>
      <w:r w:rsidR="00A23C02" w:rsidRPr="00ED7236">
        <w:rPr>
          <w:i/>
          <w:szCs w:val="24"/>
        </w:rPr>
        <w:t xml:space="preserve"> </w:t>
      </w:r>
      <w:r w:rsidR="00A23C02" w:rsidRPr="00ED7236">
        <w:rPr>
          <w:szCs w:val="24"/>
        </w:rPr>
        <w:t>= 1994</w:t>
      </w:r>
      <w:r w:rsidR="004F4B3B" w:rsidRPr="00ED7236">
        <w:rPr>
          <w:szCs w:val="24"/>
        </w:rPr>
        <w:t>;</w:t>
      </w:r>
      <w:r w:rsidR="00A23C02" w:rsidRPr="00ED7236">
        <w:rPr>
          <w:szCs w:val="24"/>
        </w:rPr>
        <w:t xml:space="preserve"> p = 0.725), large males were significantly larger than females (Mann–Whitney of upper decile, n1 = 666, n2 = 197</w:t>
      </w:r>
      <w:r w:rsidR="004F4B3B" w:rsidRPr="00ED7236">
        <w:rPr>
          <w:szCs w:val="24"/>
        </w:rPr>
        <w:t>;</w:t>
      </w:r>
      <w:r w:rsidR="00A23C02" w:rsidRPr="00ED7236">
        <w:rPr>
          <w:szCs w:val="24"/>
        </w:rPr>
        <w:t xml:space="preserve"> p &lt; 0.001). The mean size of both male and female individuals encountered showed two distinct </w:t>
      </w:r>
      <w:r w:rsidR="004F4B3B" w:rsidRPr="00ED7236">
        <w:rPr>
          <w:szCs w:val="24"/>
        </w:rPr>
        <w:t xml:space="preserve">and synchronous </w:t>
      </w:r>
      <w:r w:rsidR="00A23C02" w:rsidRPr="00ED7236">
        <w:rPr>
          <w:szCs w:val="24"/>
        </w:rPr>
        <w:t>peaks during the year, one between October and December, and another more pronounced between March and May</w:t>
      </w:r>
      <w:r w:rsidR="009E12BB" w:rsidRPr="00ED7236">
        <w:rPr>
          <w:szCs w:val="24"/>
        </w:rPr>
        <w:t xml:space="preserve"> </w:t>
      </w:r>
      <w:commentRangeStart w:id="583"/>
      <w:commentRangeEnd w:id="583"/>
      <w:r w:rsidR="009E12BB">
        <w:rPr>
          <w:rStyle w:val="CommentReference"/>
        </w:rPr>
        <w:commentReference w:id="583"/>
      </w:r>
      <w:commentRangeStart w:id="584"/>
      <w:commentRangeEnd w:id="584"/>
      <w:r w:rsidR="00284FD9">
        <w:rPr>
          <w:rStyle w:val="CommentReference"/>
        </w:rPr>
        <w:commentReference w:id="584"/>
      </w:r>
      <w:r w:rsidR="00A23C02" w:rsidRPr="00ED7236">
        <w:rPr>
          <w:szCs w:val="24"/>
        </w:rPr>
        <w:t xml:space="preserve">(Fig. 3B). </w:t>
      </w:r>
    </w:p>
    <w:p w14:paraId="4FFAA153" w14:textId="117B4338" w:rsidR="00A23C02" w:rsidRPr="00ED7236" w:rsidRDefault="001B7E88" w:rsidP="004C616A">
      <w:pPr>
        <w:pStyle w:val="BodyText"/>
        <w:spacing w:after="0" w:line="480" w:lineRule="auto"/>
        <w:ind w:firstLine="720"/>
        <w:jc w:val="both"/>
        <w:rPr>
          <w:szCs w:val="24"/>
        </w:rPr>
      </w:pPr>
      <w:commentRangeStart w:id="585"/>
      <w:r w:rsidRPr="00ED7236">
        <w:rPr>
          <w:szCs w:val="24"/>
        </w:rPr>
        <w:t>Mean size was also affected by the distance to shore, with females encountered close to shore being larger than those encountered inland.</w:t>
      </w:r>
      <w:commentRangeEnd w:id="585"/>
      <w:r>
        <w:rPr>
          <w:rStyle w:val="CommentReference"/>
        </w:rPr>
        <w:commentReference w:id="585"/>
      </w:r>
      <w:r w:rsidR="00A23C02" w:rsidRPr="00ED7236">
        <w:rPr>
          <w:szCs w:val="24"/>
        </w:rPr>
        <w:t xml:space="preserve"> </w:t>
      </w:r>
      <w:r w:rsidR="004F4B3B" w:rsidRPr="00ED7236">
        <w:rPr>
          <w:szCs w:val="24"/>
        </w:rPr>
        <w:t>In contrast</w:t>
      </w:r>
      <w:r w:rsidR="00A23C02" w:rsidRPr="00ED7236">
        <w:rPr>
          <w:szCs w:val="24"/>
        </w:rPr>
        <w:t xml:space="preserve">, males </w:t>
      </w:r>
      <w:r w:rsidR="004F4B3B" w:rsidRPr="00ED7236">
        <w:rPr>
          <w:szCs w:val="24"/>
        </w:rPr>
        <w:t xml:space="preserve">encountered inland </w:t>
      </w:r>
      <w:r w:rsidR="00A23C02" w:rsidRPr="00ED7236">
        <w:rPr>
          <w:szCs w:val="24"/>
        </w:rPr>
        <w:t xml:space="preserve">were larger than those close to shore. This difference </w:t>
      </w:r>
      <w:r w:rsidR="00D05DFB" w:rsidRPr="00ED7236">
        <w:rPr>
          <w:szCs w:val="24"/>
        </w:rPr>
        <w:t>i</w:t>
      </w:r>
      <w:r w:rsidR="00A23C02" w:rsidRPr="00ED7236">
        <w:rPr>
          <w:szCs w:val="24"/>
        </w:rPr>
        <w:t>n male</w:t>
      </w:r>
      <w:r w:rsidR="00D05DFB" w:rsidRPr="00ED7236">
        <w:rPr>
          <w:szCs w:val="24"/>
        </w:rPr>
        <w:t>s encountered</w:t>
      </w:r>
      <w:r w:rsidR="00A23C02" w:rsidRPr="00ED7236">
        <w:rPr>
          <w:szCs w:val="24"/>
        </w:rPr>
        <w:t>, however, becomes inconspicuous in December and January and from June to August (Fig. 3B). Furthermore, males encountered close to new moon w</w:t>
      </w:r>
      <w:r w:rsidR="00D05DFB" w:rsidRPr="00ED7236">
        <w:rPr>
          <w:szCs w:val="24"/>
        </w:rPr>
        <w:t>ere</w:t>
      </w:r>
      <w:r w:rsidR="00A23C02" w:rsidRPr="00ED7236">
        <w:rPr>
          <w:szCs w:val="24"/>
        </w:rPr>
        <w:t xml:space="preserve"> larger than males encountered close to full moon</w:t>
      </w:r>
      <w:r w:rsidR="00183B29" w:rsidRPr="00ED7236">
        <w:rPr>
          <w:szCs w:val="24"/>
        </w:rPr>
        <w:t>,</w:t>
      </w:r>
      <w:r w:rsidR="004F4B3B" w:rsidRPr="00ED7236">
        <w:rPr>
          <w:szCs w:val="24"/>
        </w:rPr>
        <w:t xml:space="preserve"> while</w:t>
      </w:r>
      <w:r w:rsidR="00A23C02" w:rsidRPr="00ED7236">
        <w:rPr>
          <w:szCs w:val="24"/>
        </w:rPr>
        <w:t xml:space="preserve"> females showed no </w:t>
      </w:r>
      <w:r w:rsidR="00D05DFB" w:rsidRPr="00ED7236">
        <w:rPr>
          <w:szCs w:val="24"/>
        </w:rPr>
        <w:t xml:space="preserve">size </w:t>
      </w:r>
      <w:r w:rsidR="00A23C02" w:rsidRPr="00ED7236">
        <w:rPr>
          <w:szCs w:val="24"/>
        </w:rPr>
        <w:t xml:space="preserve">variation over the </w:t>
      </w:r>
      <w:r w:rsidR="004F4B3B" w:rsidRPr="00ED7236">
        <w:rPr>
          <w:szCs w:val="24"/>
        </w:rPr>
        <w:t xml:space="preserve">lunar </w:t>
      </w:r>
      <w:r w:rsidR="00A23C02" w:rsidRPr="00ED7236">
        <w:rPr>
          <w:szCs w:val="24"/>
        </w:rPr>
        <w:t>cycle (Fig. 4B).</w:t>
      </w:r>
    </w:p>
    <w:p w14:paraId="5D0BD6BA" w14:textId="77777777" w:rsidR="00190A94" w:rsidRPr="00ED7236" w:rsidRDefault="00190A94" w:rsidP="0014144F">
      <w:pPr>
        <w:pStyle w:val="BodyText"/>
        <w:spacing w:after="0" w:line="480" w:lineRule="auto"/>
        <w:ind w:firstLine="720"/>
        <w:jc w:val="both"/>
        <w:rPr>
          <w:szCs w:val="24"/>
        </w:rPr>
      </w:pPr>
    </w:p>
    <w:p w14:paraId="2A3974CA" w14:textId="64A4DEFD" w:rsidR="00A23C02" w:rsidRPr="00452FE1" w:rsidRDefault="00452FE1" w:rsidP="0014144F">
      <w:pPr>
        <w:pStyle w:val="BodyText"/>
        <w:spacing w:after="0" w:line="480" w:lineRule="auto"/>
        <w:jc w:val="both"/>
        <w:rPr>
          <w:szCs w:val="24"/>
        </w:rPr>
      </w:pPr>
      <w:r w:rsidRPr="00452FE1">
        <w:rPr>
          <w:szCs w:val="24"/>
        </w:rPr>
        <w:lastRenderedPageBreak/>
        <w:t xml:space="preserve">3.4. </w:t>
      </w:r>
      <w:r w:rsidR="00A23C02" w:rsidRPr="00452FE1">
        <w:rPr>
          <w:szCs w:val="24"/>
        </w:rPr>
        <w:t>Moulting and reproduction</w:t>
      </w:r>
    </w:p>
    <w:p w14:paraId="79422D57" w14:textId="5CA0B9FD" w:rsidR="00A23C02" w:rsidRPr="00ED7236" w:rsidRDefault="00A23C02" w:rsidP="0014144F">
      <w:pPr>
        <w:pStyle w:val="BodyText"/>
        <w:spacing w:after="0" w:line="480" w:lineRule="auto"/>
        <w:jc w:val="both"/>
        <w:rPr>
          <w:i/>
          <w:szCs w:val="24"/>
        </w:rPr>
      </w:pPr>
      <w:r w:rsidRPr="00ED7236">
        <w:rPr>
          <w:szCs w:val="24"/>
        </w:rPr>
        <w:t xml:space="preserve">Males </w:t>
      </w:r>
      <w:ins w:id="586" w:author="Jennifer Appoo" w:date="2019-11-28T15:27:00Z">
        <w:r w:rsidR="008B55F6">
          <w:rPr>
            <w:szCs w:val="24"/>
          </w:rPr>
          <w:t xml:space="preserve">with a thoracic length </w:t>
        </w:r>
      </w:ins>
      <w:r w:rsidRPr="00ED7236">
        <w:rPr>
          <w:szCs w:val="24"/>
        </w:rPr>
        <w:t>over 30</w:t>
      </w:r>
      <w:r w:rsidR="00DF37BC" w:rsidRPr="00ED7236">
        <w:rPr>
          <w:szCs w:val="24"/>
        </w:rPr>
        <w:t xml:space="preserve"> </w:t>
      </w:r>
      <w:r w:rsidRPr="00ED7236">
        <w:rPr>
          <w:szCs w:val="24"/>
        </w:rPr>
        <w:t>mm exhibit</w:t>
      </w:r>
      <w:r w:rsidR="00D05DFB" w:rsidRPr="00ED7236">
        <w:rPr>
          <w:szCs w:val="24"/>
        </w:rPr>
        <w:t>ed</w:t>
      </w:r>
      <w:r w:rsidRPr="00ED7236">
        <w:rPr>
          <w:szCs w:val="24"/>
        </w:rPr>
        <w:t xml:space="preserve"> a</w:t>
      </w:r>
      <w:r w:rsidR="004F4B3B" w:rsidRPr="00ED7236">
        <w:rPr>
          <w:szCs w:val="24"/>
        </w:rPr>
        <w:t>n annual</w:t>
      </w:r>
      <w:r w:rsidRPr="00ED7236">
        <w:rPr>
          <w:szCs w:val="24"/>
        </w:rPr>
        <w:t xml:space="preserve"> cycle </w:t>
      </w:r>
      <w:r w:rsidR="00D05DFB" w:rsidRPr="00ED7236">
        <w:rPr>
          <w:szCs w:val="24"/>
        </w:rPr>
        <w:t xml:space="preserve">in pleon </w:t>
      </w:r>
      <w:r w:rsidRPr="00ED7236">
        <w:rPr>
          <w:szCs w:val="24"/>
        </w:rPr>
        <w:t>size, with a peak in April and May (Fig.</w:t>
      </w:r>
      <w:r w:rsidR="004F4B3B" w:rsidRPr="00ED7236">
        <w:rPr>
          <w:szCs w:val="24"/>
        </w:rPr>
        <w:t xml:space="preserve"> </w:t>
      </w:r>
      <w:r w:rsidRPr="00ED7236">
        <w:rPr>
          <w:szCs w:val="24"/>
        </w:rPr>
        <w:t>6)</w:t>
      </w:r>
      <w:r w:rsidR="004F4B3B" w:rsidRPr="00ED7236">
        <w:rPr>
          <w:szCs w:val="24"/>
        </w:rPr>
        <w:t>, while</w:t>
      </w:r>
      <w:r w:rsidRPr="00ED7236">
        <w:rPr>
          <w:szCs w:val="24"/>
        </w:rPr>
        <w:t xml:space="preserve"> female pleon</w:t>
      </w:r>
      <w:r w:rsidR="00D05DFB" w:rsidRPr="00ED7236">
        <w:rPr>
          <w:szCs w:val="24"/>
        </w:rPr>
        <w:t xml:space="preserve">s </w:t>
      </w:r>
      <w:r w:rsidR="004F4B3B" w:rsidRPr="00ED7236">
        <w:rPr>
          <w:szCs w:val="24"/>
        </w:rPr>
        <w:t xml:space="preserve">were largest </w:t>
      </w:r>
      <w:r w:rsidR="00D05DFB" w:rsidRPr="00ED7236">
        <w:rPr>
          <w:szCs w:val="24"/>
        </w:rPr>
        <w:t>in November</w:t>
      </w:r>
      <w:r w:rsidRPr="00ED7236">
        <w:rPr>
          <w:szCs w:val="24"/>
        </w:rPr>
        <w:t xml:space="preserve"> with a less conspicuous peak of pleon expansion between </w:t>
      </w:r>
      <w:r w:rsidR="00330C33" w:rsidRPr="00ED7236">
        <w:rPr>
          <w:szCs w:val="24"/>
        </w:rPr>
        <w:t>June</w:t>
      </w:r>
      <w:r w:rsidRPr="00ED7236">
        <w:rPr>
          <w:szCs w:val="24"/>
        </w:rPr>
        <w:t xml:space="preserve"> and July (Fig. 6).</w:t>
      </w:r>
      <w:r w:rsidR="0031175C" w:rsidRPr="00ED7236">
        <w:rPr>
          <w:szCs w:val="24"/>
        </w:rPr>
        <w:t xml:space="preserve"> </w:t>
      </w:r>
      <w:r w:rsidRPr="00ED7236">
        <w:rPr>
          <w:szCs w:val="24"/>
        </w:rPr>
        <w:t xml:space="preserve">Throughout the monitoring period, </w:t>
      </w:r>
      <w:r w:rsidR="00107C6B" w:rsidRPr="00ED7236">
        <w:rPr>
          <w:szCs w:val="24"/>
        </w:rPr>
        <w:t xml:space="preserve">only 14 </w:t>
      </w:r>
      <w:r w:rsidRPr="00ED7236">
        <w:rPr>
          <w:i/>
          <w:szCs w:val="24"/>
        </w:rPr>
        <w:t>B. latro</w:t>
      </w:r>
      <w:r w:rsidRPr="00ED7236">
        <w:rPr>
          <w:szCs w:val="24"/>
        </w:rPr>
        <w:t xml:space="preserve"> females (of 2071 individuals in 12 of 4</w:t>
      </w:r>
      <w:r w:rsidR="00DD6314" w:rsidRPr="00ED7236">
        <w:rPr>
          <w:szCs w:val="24"/>
        </w:rPr>
        <w:t>84</w:t>
      </w:r>
      <w:r w:rsidRPr="00ED7236">
        <w:rPr>
          <w:szCs w:val="24"/>
        </w:rPr>
        <w:t xml:space="preserve"> transects) were ovigerous</w:t>
      </w:r>
      <w:r w:rsidR="00107C6B" w:rsidRPr="00ED7236">
        <w:rPr>
          <w:szCs w:val="24"/>
        </w:rPr>
        <w:t>,</w:t>
      </w:r>
      <w:r w:rsidR="00D05DFB" w:rsidRPr="00ED7236">
        <w:rPr>
          <w:szCs w:val="24"/>
        </w:rPr>
        <w:t xml:space="preserve"> </w:t>
      </w:r>
      <w:ins w:id="587" w:author="Jennifer Appoo" w:date="2019-11-28T15:28:00Z">
        <w:r w:rsidR="00E76D64">
          <w:rPr>
            <w:szCs w:val="24"/>
          </w:rPr>
          <w:t xml:space="preserve">with the timing of encounters indicating </w:t>
        </w:r>
      </w:ins>
      <w:del w:id="588" w:author="Jennifer Appoo" w:date="2019-11-28T15:28:00Z">
        <w:r w:rsidR="00D05DFB" w:rsidRPr="00ED7236" w:rsidDel="00E76D64">
          <w:rPr>
            <w:szCs w:val="24"/>
          </w:rPr>
          <w:delText>but</w:delText>
        </w:r>
        <w:r w:rsidRPr="00ED7236" w:rsidDel="00E76D64">
          <w:rPr>
            <w:szCs w:val="24"/>
          </w:rPr>
          <w:delText xml:space="preserve"> </w:delText>
        </w:r>
        <w:r w:rsidR="00D05DFB" w:rsidRPr="00ED7236" w:rsidDel="00E76D64">
          <w:rPr>
            <w:szCs w:val="24"/>
          </w:rPr>
          <w:delText xml:space="preserve">our data </w:delText>
        </w:r>
        <w:r w:rsidR="00107C6B" w:rsidRPr="00ED7236" w:rsidDel="00E76D64">
          <w:rPr>
            <w:szCs w:val="24"/>
          </w:rPr>
          <w:delText xml:space="preserve">indicate </w:delText>
        </w:r>
      </w:del>
      <w:r w:rsidRPr="00ED7236">
        <w:rPr>
          <w:szCs w:val="24"/>
        </w:rPr>
        <w:t xml:space="preserve">a reproductive season between December and March with an increased </w:t>
      </w:r>
      <w:ins w:id="589" w:author="Jennifer Appoo" w:date="2019-11-28T15:28:00Z">
        <w:r w:rsidR="00E76D64">
          <w:rPr>
            <w:szCs w:val="24"/>
          </w:rPr>
          <w:t xml:space="preserve">encounter </w:t>
        </w:r>
      </w:ins>
      <w:r w:rsidRPr="00ED7236">
        <w:rPr>
          <w:szCs w:val="24"/>
        </w:rPr>
        <w:t xml:space="preserve">probability </w:t>
      </w:r>
      <w:del w:id="590" w:author="Jennifer Appoo" w:date="2019-11-28T15:29:00Z">
        <w:r w:rsidR="00D05DFB" w:rsidRPr="00ED7236" w:rsidDel="00817FC2">
          <w:rPr>
            <w:szCs w:val="24"/>
          </w:rPr>
          <w:delText>of</w:delText>
        </w:r>
        <w:r w:rsidRPr="00ED7236" w:rsidDel="00817FC2">
          <w:rPr>
            <w:szCs w:val="24"/>
          </w:rPr>
          <w:delText xml:space="preserve"> encounter</w:delText>
        </w:r>
        <w:r w:rsidR="00D05DFB" w:rsidRPr="00ED7236" w:rsidDel="00817FC2">
          <w:rPr>
            <w:szCs w:val="24"/>
          </w:rPr>
          <w:delText>ing</w:delText>
        </w:r>
        <w:r w:rsidRPr="00ED7236" w:rsidDel="00817FC2">
          <w:rPr>
            <w:szCs w:val="24"/>
          </w:rPr>
          <w:delText xml:space="preserve"> females carrying eggs </w:delText>
        </w:r>
      </w:del>
      <w:r w:rsidRPr="00ED7236">
        <w:rPr>
          <w:szCs w:val="24"/>
        </w:rPr>
        <w:t>just before new moon (Fig. 7).</w:t>
      </w:r>
    </w:p>
    <w:p w14:paraId="7AD25924" w14:textId="77777777" w:rsidR="00A23C02" w:rsidRPr="00ED7236" w:rsidRDefault="00A23C02" w:rsidP="0014144F">
      <w:pPr>
        <w:pStyle w:val="BodyText"/>
        <w:spacing w:after="0" w:line="480" w:lineRule="auto"/>
        <w:jc w:val="both"/>
        <w:rPr>
          <w:b/>
          <w:szCs w:val="24"/>
        </w:rPr>
      </w:pPr>
      <w:bookmarkStart w:id="591" w:name="_GoBack"/>
      <w:bookmarkEnd w:id="591"/>
    </w:p>
    <w:p w14:paraId="72B2A1B4" w14:textId="23711CE9" w:rsidR="00A23C02" w:rsidRPr="00ED7236" w:rsidRDefault="00452FE1" w:rsidP="0014144F">
      <w:pPr>
        <w:pStyle w:val="BodyText"/>
        <w:spacing w:line="480" w:lineRule="auto"/>
        <w:jc w:val="both"/>
        <w:rPr>
          <w:szCs w:val="24"/>
        </w:rPr>
      </w:pPr>
      <w:r>
        <w:rPr>
          <w:szCs w:val="24"/>
        </w:rPr>
        <w:t xml:space="preserve">4. </w:t>
      </w:r>
      <w:commentRangeStart w:id="592"/>
      <w:r w:rsidR="00450142" w:rsidRPr="00ED7236">
        <w:rPr>
          <w:szCs w:val="24"/>
        </w:rPr>
        <w:t>DISCUSSION</w:t>
      </w:r>
      <w:commentRangeEnd w:id="592"/>
      <w:r w:rsidR="00450142">
        <w:rPr>
          <w:rStyle w:val="CommentReference"/>
        </w:rPr>
        <w:commentReference w:id="592"/>
      </w:r>
    </w:p>
    <w:p w14:paraId="4D88D453" w14:textId="4876550E" w:rsidR="000863C9" w:rsidRPr="00ED7236" w:rsidRDefault="003B251E" w:rsidP="00CD6DD9">
      <w:pPr>
        <w:pStyle w:val="BodyText"/>
        <w:spacing w:after="0" w:line="480" w:lineRule="auto"/>
        <w:jc w:val="both"/>
        <w:rPr>
          <w:rStyle w:val="A0"/>
          <w:color w:val="auto"/>
          <w:sz w:val="24"/>
          <w:szCs w:val="24"/>
        </w:rPr>
      </w:pPr>
      <w:ins w:id="593" w:author="Jennifer Appoo" w:date="2019-11-29T09:42:00Z">
        <w:r>
          <w:rPr>
            <w:szCs w:val="24"/>
          </w:rPr>
          <w:t xml:space="preserve">To our knowledge, </w:t>
        </w:r>
      </w:ins>
      <w:commentRangeStart w:id="594"/>
      <w:del w:id="595" w:author="Jennifer Appoo" w:date="2019-11-29T09:42:00Z">
        <w:r w:rsidR="00EB5760" w:rsidRPr="00ED7236" w:rsidDel="003B251E">
          <w:rPr>
            <w:szCs w:val="24"/>
          </w:rPr>
          <w:delText>O</w:delText>
        </w:r>
      </w:del>
      <w:ins w:id="596" w:author="Jennifer Appoo" w:date="2019-11-29T09:42:00Z">
        <w:r>
          <w:rPr>
            <w:szCs w:val="24"/>
          </w:rPr>
          <w:t>o</w:t>
        </w:r>
      </w:ins>
      <w:r w:rsidR="00EB5760" w:rsidRPr="00ED7236">
        <w:rPr>
          <w:szCs w:val="24"/>
        </w:rPr>
        <w:t xml:space="preserve">ur study presents results from the longest continuous monitoring programme of </w:t>
      </w:r>
      <w:r w:rsidR="00EB5760" w:rsidRPr="00ED7236">
        <w:rPr>
          <w:i/>
          <w:szCs w:val="24"/>
        </w:rPr>
        <w:t>Birgus latro</w:t>
      </w:r>
      <w:r w:rsidR="00EB5760" w:rsidRPr="00ED7236">
        <w:rPr>
          <w:szCs w:val="24"/>
        </w:rPr>
        <w:t xml:space="preserve"> to date, and </w:t>
      </w:r>
      <w:commentRangeEnd w:id="594"/>
      <w:r w:rsidR="00EB5760">
        <w:rPr>
          <w:rStyle w:val="CommentReference"/>
        </w:rPr>
        <w:commentReference w:id="594"/>
      </w:r>
      <w:r w:rsidR="00EB5760" w:rsidRPr="00ED7236">
        <w:rPr>
          <w:szCs w:val="24"/>
        </w:rPr>
        <w:t xml:space="preserve">suggests </w:t>
      </w:r>
      <w:r w:rsidR="00EB5760" w:rsidRPr="00ED7236">
        <w:rPr>
          <w:rStyle w:val="A0"/>
          <w:color w:val="auto"/>
          <w:sz w:val="24"/>
          <w:szCs w:val="24"/>
        </w:rPr>
        <w:t xml:space="preserve">that </w:t>
      </w:r>
      <w:commentRangeStart w:id="597"/>
      <w:commentRangeStart w:id="598"/>
      <w:r w:rsidR="00EB5760" w:rsidRPr="00ED7236">
        <w:rPr>
          <w:szCs w:val="24"/>
        </w:rPr>
        <w:t xml:space="preserve">Aldabra hosts one of the largest </w:t>
      </w:r>
      <w:r w:rsidR="00EB5760" w:rsidRPr="00ED7236">
        <w:rPr>
          <w:i/>
          <w:szCs w:val="24"/>
        </w:rPr>
        <w:t>B. latro</w:t>
      </w:r>
      <w:r w:rsidR="00EB5760" w:rsidRPr="00ED7236">
        <w:rPr>
          <w:szCs w:val="24"/>
        </w:rPr>
        <w:t xml:space="preserve"> populations worldwide (with </w:t>
      </w:r>
      <w:commentRangeStart w:id="599"/>
      <w:r w:rsidR="0061445C" w:rsidRPr="00ED7236">
        <w:t xml:space="preserve">4314–88,872 </w:t>
      </w:r>
      <w:commentRangeEnd w:id="599"/>
      <w:r w:rsidR="0061445C">
        <w:rPr>
          <w:rStyle w:val="CommentReference"/>
        </w:rPr>
        <w:commentReference w:id="599"/>
      </w:r>
      <w:r w:rsidR="00EB5760" w:rsidRPr="00ED7236">
        <w:rPr>
          <w:szCs w:val="24"/>
        </w:rPr>
        <w:t>individuals)</w:t>
      </w:r>
      <w:commentRangeEnd w:id="597"/>
      <w:r w:rsidR="00EB5760">
        <w:rPr>
          <w:rStyle w:val="CommentReference"/>
        </w:rPr>
        <w:commentReference w:id="597"/>
      </w:r>
      <w:commentRangeEnd w:id="598"/>
      <w:r>
        <w:rPr>
          <w:rStyle w:val="CommentReference"/>
        </w:rPr>
        <w:commentReference w:id="598"/>
      </w:r>
      <w:r w:rsidR="004B1558" w:rsidRPr="00ED7236">
        <w:rPr>
          <w:szCs w:val="24"/>
        </w:rPr>
        <w:t>,</w:t>
      </w:r>
      <w:r w:rsidR="00365393" w:rsidRPr="00ED7236">
        <w:rPr>
          <w:szCs w:val="24"/>
        </w:rPr>
        <w:t xml:space="preserve"> likely as a conseq</w:t>
      </w:r>
      <w:r w:rsidR="00C27B52" w:rsidRPr="00ED7236">
        <w:rPr>
          <w:szCs w:val="24"/>
        </w:rPr>
        <w:t xml:space="preserve">uence of decades of protection. </w:t>
      </w:r>
      <w:ins w:id="600" w:author="Jennifer Appoo" w:date="2019-11-28T15:58:00Z">
        <w:r w:rsidR="00D143F1">
          <w:rPr>
            <w:szCs w:val="24"/>
          </w:rPr>
          <w:t xml:space="preserve">Published </w:t>
        </w:r>
      </w:ins>
      <w:del w:id="601" w:author="Jennifer Appoo" w:date="2019-11-28T15:58:00Z">
        <w:r w:rsidR="008F27E2" w:rsidRPr="00ED7236" w:rsidDel="00D143F1">
          <w:rPr>
            <w:szCs w:val="24"/>
          </w:rPr>
          <w:delText>D</w:delText>
        </w:r>
      </w:del>
      <w:ins w:id="602" w:author="Jennifer Appoo" w:date="2019-11-28T15:58:00Z">
        <w:r w:rsidR="00D143F1">
          <w:rPr>
            <w:szCs w:val="24"/>
          </w:rPr>
          <w:t>d</w:t>
        </w:r>
      </w:ins>
      <w:r w:rsidR="008F27E2" w:rsidRPr="00ED7236">
        <w:rPr>
          <w:szCs w:val="24"/>
        </w:rPr>
        <w:t xml:space="preserve">ata on </w:t>
      </w:r>
      <w:ins w:id="603" w:author="Jennifer Appoo" w:date="2019-11-28T15:59:00Z">
        <w:r w:rsidR="00D143F1">
          <w:rPr>
            <w:szCs w:val="24"/>
          </w:rPr>
          <w:t xml:space="preserve">population sizes of </w:t>
        </w:r>
      </w:ins>
      <w:r w:rsidR="008F27E2" w:rsidRPr="00ED7236">
        <w:rPr>
          <w:szCs w:val="24"/>
        </w:rPr>
        <w:t>unharvested populations is rare</w:t>
      </w:r>
      <w:r w:rsidR="00687536" w:rsidRPr="00ED7236">
        <w:rPr>
          <w:szCs w:val="24"/>
        </w:rPr>
        <w:t xml:space="preserve"> and outdated</w:t>
      </w:r>
      <w:r w:rsidR="008F27E2" w:rsidRPr="00ED7236">
        <w:rPr>
          <w:szCs w:val="24"/>
        </w:rPr>
        <w:t>, t</w:t>
      </w:r>
      <w:r w:rsidR="00365393" w:rsidRPr="00ED7236">
        <w:rPr>
          <w:szCs w:val="24"/>
        </w:rPr>
        <w:t xml:space="preserve">he only other two unexploited populations of </w:t>
      </w:r>
      <w:r w:rsidR="00365393" w:rsidRPr="00ED7236">
        <w:rPr>
          <w:i/>
          <w:szCs w:val="24"/>
        </w:rPr>
        <w:t>B. latro</w:t>
      </w:r>
      <w:r w:rsidR="00365393" w:rsidRPr="00ED7236">
        <w:rPr>
          <w:szCs w:val="24"/>
        </w:rPr>
        <w:t xml:space="preserve"> </w:t>
      </w:r>
      <w:del w:id="604" w:author="Jennifer Appoo" w:date="2019-11-28T15:59:00Z">
        <w:r w:rsidR="00CD6DD9" w:rsidRPr="00ED7236" w:rsidDel="00D143F1">
          <w:rPr>
            <w:szCs w:val="24"/>
          </w:rPr>
          <w:delText xml:space="preserve">studied </w:delText>
        </w:r>
      </w:del>
      <w:ins w:id="605" w:author="Jennifer Appoo" w:date="2019-11-28T15:59:00Z">
        <w:r w:rsidR="00D143F1">
          <w:rPr>
            <w:szCs w:val="24"/>
          </w:rPr>
          <w:t>with published studies</w:t>
        </w:r>
        <w:r w:rsidR="00D143F1" w:rsidRPr="00ED7236">
          <w:rPr>
            <w:szCs w:val="24"/>
          </w:rPr>
          <w:t xml:space="preserve"> </w:t>
        </w:r>
      </w:ins>
      <w:r w:rsidR="006E3D1C" w:rsidRPr="00ED7236">
        <w:rPr>
          <w:szCs w:val="24"/>
        </w:rPr>
        <w:t>(Drew et al</w:t>
      </w:r>
      <w:r w:rsidR="00887D05" w:rsidRPr="00ED7236">
        <w:rPr>
          <w:szCs w:val="24"/>
        </w:rPr>
        <w:t>.</w:t>
      </w:r>
      <w:r w:rsidR="006E3D1C" w:rsidRPr="00ED7236">
        <w:rPr>
          <w:szCs w:val="24"/>
        </w:rPr>
        <w:t xml:space="preserve"> 2010) </w:t>
      </w:r>
      <w:r w:rsidR="00E51A3C" w:rsidRPr="00ED7236">
        <w:rPr>
          <w:szCs w:val="24"/>
        </w:rPr>
        <w:t>are estimated at 41</w:t>
      </w:r>
      <w:r w:rsidR="007A281F" w:rsidRPr="00ED7236">
        <w:rPr>
          <w:szCs w:val="24"/>
        </w:rPr>
        <w:t xml:space="preserve">,865 ± 4728 </w:t>
      </w:r>
      <w:r w:rsidR="00F63B10" w:rsidRPr="00ED7236">
        <w:t xml:space="preserve">crabs on </w:t>
      </w:r>
      <w:commentRangeStart w:id="606"/>
      <w:commentRangeEnd w:id="606"/>
      <w:r w:rsidR="00F63B10">
        <w:rPr>
          <w:rStyle w:val="CommentReference"/>
        </w:rPr>
        <w:commentReference w:id="606"/>
      </w:r>
      <w:r w:rsidR="007A281F" w:rsidRPr="00ED7236">
        <w:rPr>
          <w:szCs w:val="24"/>
        </w:rPr>
        <w:t>Taiaro, French Polynesia</w:t>
      </w:r>
      <w:r w:rsidR="00165D03" w:rsidRPr="00ED7236">
        <w:rPr>
          <w:szCs w:val="24"/>
        </w:rPr>
        <w:t xml:space="preserve"> (Chauvet &amp; Kadiri-Jan 1999)</w:t>
      </w:r>
      <w:r w:rsidR="007A281F" w:rsidRPr="00ED7236">
        <w:rPr>
          <w:szCs w:val="24"/>
        </w:rPr>
        <w:t xml:space="preserve"> </w:t>
      </w:r>
      <w:r w:rsidR="00E51A3C" w:rsidRPr="00ED7236">
        <w:rPr>
          <w:szCs w:val="24"/>
        </w:rPr>
        <w:t xml:space="preserve">and </w:t>
      </w:r>
      <w:r w:rsidR="006E3D1C" w:rsidRPr="00ED7236">
        <w:rPr>
          <w:szCs w:val="24"/>
        </w:rPr>
        <w:t>300</w:t>
      </w:r>
      <w:r w:rsidR="00CD6DD9" w:rsidRPr="00ED7236">
        <w:rPr>
          <w:szCs w:val="24"/>
        </w:rPr>
        <w:t>–</w:t>
      </w:r>
      <w:r w:rsidR="006E3D1C" w:rsidRPr="00ED7236">
        <w:rPr>
          <w:szCs w:val="24"/>
        </w:rPr>
        <w:t xml:space="preserve">1200 </w:t>
      </w:r>
      <w:r w:rsidR="004D6C8C" w:rsidRPr="00ED7236">
        <w:rPr>
          <w:szCs w:val="24"/>
        </w:rPr>
        <w:t xml:space="preserve">crabs </w:t>
      </w:r>
      <w:r w:rsidR="006E3D1C" w:rsidRPr="00ED7236">
        <w:rPr>
          <w:szCs w:val="24"/>
        </w:rPr>
        <w:t>on Ikuren Islet, Enewetak Atoll, Marshall Islands (</w:t>
      </w:r>
      <w:r w:rsidR="00817FD3" w:rsidRPr="00ED7236">
        <w:rPr>
          <w:szCs w:val="24"/>
        </w:rPr>
        <w:t>Reese 1</w:t>
      </w:r>
      <w:r w:rsidR="00E1450D" w:rsidRPr="00ED7236">
        <w:rPr>
          <w:szCs w:val="24"/>
        </w:rPr>
        <w:t>9</w:t>
      </w:r>
      <w:r w:rsidR="00817FD3" w:rsidRPr="00ED7236">
        <w:rPr>
          <w:szCs w:val="24"/>
        </w:rPr>
        <w:t xml:space="preserve">87 cited by </w:t>
      </w:r>
      <w:r w:rsidR="006E3D1C" w:rsidRPr="00ED7236">
        <w:rPr>
          <w:szCs w:val="24"/>
        </w:rPr>
        <w:t>Fletcher 1991)</w:t>
      </w:r>
      <w:r w:rsidR="00902B47" w:rsidRPr="00ED7236">
        <w:rPr>
          <w:szCs w:val="24"/>
        </w:rPr>
        <w:t>.</w:t>
      </w:r>
      <w:r w:rsidR="007A74E9" w:rsidRPr="00ED7236">
        <w:rPr>
          <w:szCs w:val="24"/>
        </w:rPr>
        <w:t xml:space="preserve"> </w:t>
      </w:r>
      <w:r w:rsidR="008F27E2" w:rsidRPr="00ED7236">
        <w:rPr>
          <w:szCs w:val="24"/>
        </w:rPr>
        <w:t>The Chagos Archipelago</w:t>
      </w:r>
      <w:r w:rsidR="00F240BA" w:rsidRPr="00ED7236">
        <w:rPr>
          <w:szCs w:val="24"/>
        </w:rPr>
        <w:t>,</w:t>
      </w:r>
      <w:r w:rsidR="0002167C" w:rsidRPr="00ED7236">
        <w:rPr>
          <w:szCs w:val="24"/>
        </w:rPr>
        <w:t xml:space="preserve"> </w:t>
      </w:r>
      <w:r w:rsidR="008F27E2" w:rsidRPr="00ED7236">
        <w:rPr>
          <w:szCs w:val="24"/>
        </w:rPr>
        <w:t xml:space="preserve">Palmyra Atoll </w:t>
      </w:r>
      <w:r w:rsidR="0002167C" w:rsidRPr="00ED7236">
        <w:rPr>
          <w:szCs w:val="24"/>
        </w:rPr>
        <w:t>and</w:t>
      </w:r>
      <w:r w:rsidR="008F27E2" w:rsidRPr="00ED7236">
        <w:rPr>
          <w:szCs w:val="24"/>
        </w:rPr>
        <w:t xml:space="preserve"> </w:t>
      </w:r>
      <w:r w:rsidR="00F240BA" w:rsidRPr="00ED7236">
        <w:rPr>
          <w:szCs w:val="24"/>
        </w:rPr>
        <w:t>Christmas Island</w:t>
      </w:r>
      <w:r w:rsidR="00694213" w:rsidRPr="00ED7236">
        <w:rPr>
          <w:szCs w:val="24"/>
        </w:rPr>
        <w:t xml:space="preserve"> </w:t>
      </w:r>
      <w:r w:rsidR="0002167C" w:rsidRPr="00ED7236">
        <w:rPr>
          <w:szCs w:val="24"/>
        </w:rPr>
        <w:t xml:space="preserve">are also </w:t>
      </w:r>
      <w:r w:rsidR="00CD6DD9" w:rsidRPr="00ED7236">
        <w:rPr>
          <w:szCs w:val="24"/>
        </w:rPr>
        <w:t xml:space="preserve">important </w:t>
      </w:r>
      <w:r w:rsidR="0002167C" w:rsidRPr="00ED7236">
        <w:rPr>
          <w:szCs w:val="24"/>
        </w:rPr>
        <w:t xml:space="preserve">strongholds </w:t>
      </w:r>
      <w:r w:rsidR="00CD6DD9" w:rsidRPr="00ED7236">
        <w:rPr>
          <w:szCs w:val="24"/>
        </w:rPr>
        <w:t xml:space="preserve">for </w:t>
      </w:r>
      <w:r w:rsidR="00E80801" w:rsidRPr="00ED7236">
        <w:rPr>
          <w:i/>
          <w:szCs w:val="24"/>
        </w:rPr>
        <w:t>B.</w:t>
      </w:r>
      <w:r w:rsidR="00A3105E" w:rsidRPr="00ED7236">
        <w:rPr>
          <w:i/>
          <w:szCs w:val="24"/>
        </w:rPr>
        <w:t xml:space="preserve"> </w:t>
      </w:r>
      <w:r w:rsidR="00E80801" w:rsidRPr="00ED7236">
        <w:rPr>
          <w:i/>
          <w:szCs w:val="24"/>
        </w:rPr>
        <w:t>latro</w:t>
      </w:r>
      <w:r w:rsidR="00500BB6" w:rsidRPr="00ED7236">
        <w:rPr>
          <w:szCs w:val="24"/>
        </w:rPr>
        <w:t xml:space="preserve"> (Laidre</w:t>
      </w:r>
      <w:r w:rsidR="00505048" w:rsidRPr="00ED7236">
        <w:rPr>
          <w:szCs w:val="24"/>
        </w:rPr>
        <w:t xml:space="preserve"> 2018)</w:t>
      </w:r>
      <w:r w:rsidR="00CD6DD9" w:rsidRPr="00ED7236">
        <w:rPr>
          <w:szCs w:val="24"/>
        </w:rPr>
        <w:t xml:space="preserve"> but no </w:t>
      </w:r>
      <w:r w:rsidR="00CD6DD9" w:rsidRPr="00ED7236">
        <w:rPr>
          <w:i/>
          <w:szCs w:val="24"/>
        </w:rPr>
        <w:t xml:space="preserve">B. latro </w:t>
      </w:r>
      <w:r w:rsidR="00CD6DD9" w:rsidRPr="00ED7236">
        <w:rPr>
          <w:szCs w:val="24"/>
        </w:rPr>
        <w:t xml:space="preserve">population estimates are </w:t>
      </w:r>
      <w:ins w:id="607" w:author="Jennifer Appoo" w:date="2019-11-28T16:00:00Z">
        <w:r w:rsidR="00B73093">
          <w:rPr>
            <w:szCs w:val="24"/>
          </w:rPr>
          <w:t xml:space="preserve">currently </w:t>
        </w:r>
      </w:ins>
      <w:r w:rsidR="00CD6DD9" w:rsidRPr="00ED7236">
        <w:rPr>
          <w:szCs w:val="24"/>
        </w:rPr>
        <w:t>available for these islands</w:t>
      </w:r>
      <w:r w:rsidR="00235861" w:rsidRPr="00ED7236">
        <w:rPr>
          <w:szCs w:val="24"/>
        </w:rPr>
        <w:t>.</w:t>
      </w:r>
      <w:r w:rsidR="00694213" w:rsidRPr="00ED7236">
        <w:rPr>
          <w:szCs w:val="24"/>
        </w:rPr>
        <w:t xml:space="preserve"> </w:t>
      </w:r>
      <w:commentRangeStart w:id="608"/>
      <w:r w:rsidR="00D72D0B" w:rsidRPr="00ED7236">
        <w:t xml:space="preserve">The population on Christmas Island experiences limited exploitation and has suffered significant decline (Drew &amp; Hansson 2014). </w:t>
      </w:r>
      <w:commentRangeEnd w:id="608"/>
      <w:r w:rsidR="00D72D0B">
        <w:rPr>
          <w:rStyle w:val="CommentReference"/>
        </w:rPr>
        <w:commentReference w:id="608"/>
      </w:r>
      <w:r w:rsidR="00365393" w:rsidRPr="00ED7236">
        <w:rPr>
          <w:szCs w:val="24"/>
        </w:rPr>
        <w:t xml:space="preserve"> </w:t>
      </w:r>
      <w:del w:id="609" w:author="Jennifer Appoo" w:date="2019-11-28T16:14:00Z">
        <w:r w:rsidR="00CD6DD9" w:rsidRPr="00ED7236" w:rsidDel="00C37863">
          <w:rPr>
            <w:szCs w:val="24"/>
          </w:rPr>
          <w:delText xml:space="preserve">Although the focus of </w:delText>
        </w:r>
        <w:r w:rsidR="000863C9" w:rsidRPr="00ED7236" w:rsidDel="00C37863">
          <w:rPr>
            <w:szCs w:val="24"/>
          </w:rPr>
          <w:delText xml:space="preserve">our study </w:delText>
        </w:r>
        <w:r w:rsidR="00CD6DD9" w:rsidRPr="00ED7236" w:rsidDel="00C37863">
          <w:rPr>
            <w:szCs w:val="24"/>
          </w:rPr>
          <w:delText xml:space="preserve">is </w:delText>
        </w:r>
        <w:r w:rsidR="000863C9" w:rsidRPr="00ED7236" w:rsidDel="00C37863">
          <w:rPr>
            <w:szCs w:val="24"/>
          </w:rPr>
          <w:delText xml:space="preserve">the island of </w:delText>
        </w:r>
        <w:commentRangeStart w:id="610"/>
        <w:r w:rsidR="00B73093" w:rsidRPr="00ED7236" w:rsidDel="00C37863">
          <w:rPr>
            <w:szCs w:val="24"/>
          </w:rPr>
          <w:delText>Picard, this island is representative of Aldabra as a whole</w:delText>
        </w:r>
        <w:commentRangeEnd w:id="610"/>
        <w:r w:rsidR="00B73093" w:rsidDel="00C37863">
          <w:rPr>
            <w:rStyle w:val="CommentReference"/>
          </w:rPr>
          <w:commentReference w:id="610"/>
        </w:r>
      </w:del>
      <w:del w:id="611" w:author="Jennifer Appoo" w:date="2019-11-28T16:15:00Z">
        <w:r w:rsidR="008D5D93" w:rsidRPr="00ED7236" w:rsidDel="008D5D93">
          <w:delText xml:space="preserve"> </w:delText>
        </w:r>
        <w:commentRangeStart w:id="612"/>
        <w:commentRangeEnd w:id="612"/>
        <w:r w:rsidR="008D5D93" w:rsidDel="008D5D93">
          <w:rPr>
            <w:rStyle w:val="CommentReference"/>
          </w:rPr>
          <w:commentReference w:id="612"/>
        </w:r>
      </w:del>
      <w:del w:id="613" w:author="Jennifer Appoo" w:date="2019-11-28T16:14:00Z">
        <w:r w:rsidR="00B73093" w:rsidDel="00C37863">
          <w:rPr>
            <w:szCs w:val="24"/>
          </w:rPr>
          <w:delText xml:space="preserve"> </w:delText>
        </w:r>
        <w:r w:rsidR="000863C9" w:rsidRPr="00ED7236" w:rsidDel="00C37863">
          <w:rPr>
            <w:szCs w:val="24"/>
          </w:rPr>
          <w:delText xml:space="preserve">and Aldabra’s other islands are uninhabited and less disturbed so </w:delText>
        </w:r>
        <w:r w:rsidR="000863C9" w:rsidRPr="00ED7236" w:rsidDel="00C37863">
          <w:rPr>
            <w:i/>
            <w:szCs w:val="24"/>
          </w:rPr>
          <w:delText xml:space="preserve">B. latro </w:delText>
        </w:r>
        <w:r w:rsidR="000863C9" w:rsidRPr="00ED7236" w:rsidDel="00C37863">
          <w:rPr>
            <w:szCs w:val="24"/>
          </w:rPr>
          <w:delText xml:space="preserve">populations </w:delText>
        </w:r>
        <w:r w:rsidR="00CD6DD9" w:rsidRPr="00ED7236" w:rsidDel="00C37863">
          <w:rPr>
            <w:szCs w:val="24"/>
          </w:rPr>
          <w:delText>are unlikely t</w:delText>
        </w:r>
        <w:r w:rsidR="000863C9" w:rsidRPr="00ED7236" w:rsidDel="00C37863">
          <w:rPr>
            <w:szCs w:val="24"/>
          </w:rPr>
          <w:delText>o be declining on any of them</w:delText>
        </w:r>
      </w:del>
      <w:del w:id="614" w:author="Jennifer Appoo" w:date="2019-11-28T16:36:00Z">
        <w:r w:rsidR="00CC5074" w:rsidRPr="00ED7236" w:rsidDel="00CC5074">
          <w:rPr>
            <w:szCs w:val="24"/>
          </w:rPr>
          <w:delText>.</w:delText>
        </w:r>
      </w:del>
      <w:commentRangeStart w:id="615"/>
      <w:commentRangeEnd w:id="615"/>
      <w:r w:rsidR="00CC5074">
        <w:rPr>
          <w:rStyle w:val="CommentReference"/>
        </w:rPr>
        <w:commentReference w:id="615"/>
      </w:r>
      <w:ins w:id="616" w:author="Jennifer Appoo" w:date="2019-11-28T16:14:00Z">
        <w:r w:rsidR="00C37863">
          <w:t>T</w:t>
        </w:r>
        <w:r w:rsidR="00C37863" w:rsidRPr="00310DA0">
          <w:t xml:space="preserve">he stable population at </w:t>
        </w:r>
        <w:r w:rsidR="00A26419">
          <w:t>Picard</w:t>
        </w:r>
        <w:r w:rsidR="00C37863" w:rsidRPr="00310DA0">
          <w:t xml:space="preserve"> suggests that the species is not undergoing a natural decline in the Indian </w:t>
        </w:r>
        <w:r w:rsidR="00C37863">
          <w:t>O</w:t>
        </w:r>
        <w:r w:rsidR="00C37863" w:rsidRPr="00310DA0">
          <w:t>cean</w:t>
        </w:r>
        <w:r w:rsidR="00C37863">
          <w:t>, and suggests that elsewhere in the region where declines have occurred could be attributed to anthropogenic causes</w:t>
        </w:r>
        <w:r w:rsidR="00C37863" w:rsidRPr="00310DA0">
          <w:t>.</w:t>
        </w:r>
      </w:ins>
    </w:p>
    <w:p w14:paraId="6F484A65" w14:textId="0CF2C56F" w:rsidR="00BB3C14" w:rsidRPr="00ED7236" w:rsidRDefault="00A23C02" w:rsidP="0014144F">
      <w:pPr>
        <w:autoSpaceDE w:val="0"/>
        <w:autoSpaceDN w:val="0"/>
        <w:adjustRightInd w:val="0"/>
        <w:spacing w:after="0" w:line="480" w:lineRule="auto"/>
        <w:jc w:val="both"/>
        <w:rPr>
          <w:szCs w:val="24"/>
        </w:rPr>
      </w:pPr>
      <w:r w:rsidRPr="00ED7236">
        <w:rPr>
          <w:szCs w:val="24"/>
        </w:rPr>
        <w:tab/>
      </w:r>
      <w:r w:rsidR="00206C02" w:rsidRPr="00ED7236">
        <w:rPr>
          <w:szCs w:val="24"/>
        </w:rPr>
        <w:t>We found substantial spatial and temporal het</w:t>
      </w:r>
      <w:r w:rsidR="007051A2" w:rsidRPr="00ED7236">
        <w:rPr>
          <w:szCs w:val="24"/>
        </w:rPr>
        <w:t xml:space="preserve">erogeneity </w:t>
      </w:r>
      <w:r w:rsidR="00CD6DD9" w:rsidRPr="00ED7236">
        <w:rPr>
          <w:szCs w:val="24"/>
        </w:rPr>
        <w:t>i</w:t>
      </w:r>
      <w:r w:rsidR="007051A2" w:rsidRPr="00ED7236">
        <w:rPr>
          <w:szCs w:val="24"/>
        </w:rPr>
        <w:t xml:space="preserve">n </w:t>
      </w:r>
      <w:r w:rsidR="00780E2F" w:rsidRPr="00ED7236">
        <w:rPr>
          <w:i/>
          <w:szCs w:val="24"/>
        </w:rPr>
        <w:t>B.</w:t>
      </w:r>
      <w:r w:rsidR="00CD6DD9" w:rsidRPr="00ED7236">
        <w:rPr>
          <w:i/>
          <w:szCs w:val="24"/>
        </w:rPr>
        <w:t xml:space="preserve"> </w:t>
      </w:r>
      <w:r w:rsidR="00780E2F" w:rsidRPr="00ED7236">
        <w:rPr>
          <w:i/>
          <w:szCs w:val="24"/>
        </w:rPr>
        <w:t>latro</w:t>
      </w:r>
      <w:r w:rsidR="007051A2" w:rsidRPr="00ED7236">
        <w:rPr>
          <w:szCs w:val="24"/>
        </w:rPr>
        <w:t xml:space="preserve"> density, size and sex</w:t>
      </w:r>
      <w:ins w:id="617" w:author="Jennifer Appoo" w:date="2019-11-28T16:16:00Z">
        <w:r w:rsidR="006941B4">
          <w:rPr>
            <w:szCs w:val="24"/>
          </w:rPr>
          <w:t xml:space="preserve"> over the study period</w:t>
        </w:r>
      </w:ins>
      <w:r w:rsidR="00206C02" w:rsidRPr="00ED7236">
        <w:rPr>
          <w:szCs w:val="24"/>
        </w:rPr>
        <w:t xml:space="preserve">. </w:t>
      </w:r>
      <w:r w:rsidR="00485728" w:rsidRPr="00ED7236">
        <w:rPr>
          <w:szCs w:val="24"/>
        </w:rPr>
        <w:t xml:space="preserve">Adult </w:t>
      </w:r>
      <w:r w:rsidR="00C4724B" w:rsidRPr="00ED7236">
        <w:rPr>
          <w:i/>
          <w:szCs w:val="24"/>
        </w:rPr>
        <w:t>B</w:t>
      </w:r>
      <w:r w:rsidR="00CD6DD9" w:rsidRPr="00ED7236">
        <w:rPr>
          <w:i/>
          <w:szCs w:val="24"/>
        </w:rPr>
        <w:t xml:space="preserve"> </w:t>
      </w:r>
      <w:r w:rsidR="00C4724B" w:rsidRPr="00ED7236">
        <w:rPr>
          <w:i/>
          <w:szCs w:val="24"/>
        </w:rPr>
        <w:t>latro</w:t>
      </w:r>
      <w:r w:rsidR="00C4724B" w:rsidRPr="00ED7236">
        <w:rPr>
          <w:szCs w:val="24"/>
        </w:rPr>
        <w:t xml:space="preserve"> are not sessile but are in constant movement </w:t>
      </w:r>
      <w:r w:rsidR="00105249" w:rsidRPr="00ED7236">
        <w:rPr>
          <w:szCs w:val="24"/>
        </w:rPr>
        <w:t xml:space="preserve">locally </w:t>
      </w:r>
      <w:r w:rsidR="00105249" w:rsidRPr="00ED7236">
        <w:rPr>
          <w:szCs w:val="24"/>
        </w:rPr>
        <w:lastRenderedPageBreak/>
        <w:t xml:space="preserve">around their home site </w:t>
      </w:r>
      <w:commentRangeStart w:id="618"/>
      <w:r w:rsidR="00FD7EB7" w:rsidRPr="00ED7236">
        <w:rPr>
          <w:szCs w:val="24"/>
        </w:rPr>
        <w:t xml:space="preserve">and </w:t>
      </w:r>
      <w:ins w:id="619" w:author="Jennifer Appoo" w:date="2019-11-28T16:16:00Z">
        <w:r w:rsidR="00792508">
          <w:rPr>
            <w:szCs w:val="24"/>
          </w:rPr>
          <w:t xml:space="preserve">can </w:t>
        </w:r>
      </w:ins>
      <w:r w:rsidR="00FD7EB7" w:rsidRPr="00ED7236">
        <w:rPr>
          <w:szCs w:val="24"/>
        </w:rPr>
        <w:t xml:space="preserve">undertake long-distance (up to 4.2 km) movements </w:t>
      </w:r>
      <w:commentRangeEnd w:id="618"/>
      <w:r w:rsidR="00FD7EB7">
        <w:rPr>
          <w:rStyle w:val="CommentReference"/>
        </w:rPr>
        <w:commentReference w:id="618"/>
      </w:r>
      <w:r w:rsidR="00C4724B" w:rsidRPr="00ED7236">
        <w:rPr>
          <w:szCs w:val="24"/>
        </w:rPr>
        <w:t xml:space="preserve">(Krieger et al. 2012). </w:t>
      </w:r>
      <w:r w:rsidR="007051A2" w:rsidRPr="00ED7236">
        <w:rPr>
          <w:rStyle w:val="A0"/>
          <w:color w:val="auto"/>
          <w:sz w:val="24"/>
          <w:szCs w:val="24"/>
        </w:rPr>
        <w:t>This</w:t>
      </w:r>
      <w:r w:rsidR="00BB3C14" w:rsidRPr="00ED7236">
        <w:rPr>
          <w:rStyle w:val="A0"/>
          <w:color w:val="auto"/>
          <w:sz w:val="24"/>
          <w:szCs w:val="24"/>
        </w:rPr>
        <w:t xml:space="preserve"> is linked with </w:t>
      </w:r>
      <w:r w:rsidR="00485728" w:rsidRPr="00ED7236">
        <w:rPr>
          <w:rStyle w:val="A0"/>
          <w:color w:val="auto"/>
          <w:sz w:val="24"/>
          <w:szCs w:val="24"/>
        </w:rPr>
        <w:t>their</w:t>
      </w:r>
      <w:r w:rsidR="00BB3C14" w:rsidRPr="00ED7236">
        <w:rPr>
          <w:rStyle w:val="A0"/>
          <w:color w:val="auto"/>
          <w:sz w:val="24"/>
          <w:szCs w:val="24"/>
        </w:rPr>
        <w:t xml:space="preserve"> complex life cycle associated with reproductive migrations, moulting requirements, availability of resources and behavioural variations associated with environmental conditions at a site (Drew &amp; Hansson 2014). </w:t>
      </w:r>
      <w:r w:rsidR="00485728" w:rsidRPr="00ED7236">
        <w:rPr>
          <w:rStyle w:val="A0"/>
          <w:color w:val="auto"/>
          <w:sz w:val="24"/>
          <w:szCs w:val="24"/>
        </w:rPr>
        <w:t>The peak in the number of crabs observed f</w:t>
      </w:r>
      <w:r w:rsidR="00BB3C14" w:rsidRPr="00ED7236">
        <w:rPr>
          <w:szCs w:val="24"/>
        </w:rPr>
        <w:t xml:space="preserve">rom February to May is largely due to an increase in the number of active males in the study area. During this </w:t>
      </w:r>
      <w:r w:rsidR="00485728" w:rsidRPr="00ED7236">
        <w:rPr>
          <w:szCs w:val="24"/>
        </w:rPr>
        <w:t>period</w:t>
      </w:r>
      <w:r w:rsidR="00BB3C14" w:rsidRPr="00ED7236">
        <w:rPr>
          <w:szCs w:val="24"/>
        </w:rPr>
        <w:t xml:space="preserve">, large dominant males favoured </w:t>
      </w:r>
      <w:r w:rsidR="00485728" w:rsidRPr="00ED7236">
        <w:rPr>
          <w:szCs w:val="24"/>
        </w:rPr>
        <w:t xml:space="preserve">inland </w:t>
      </w:r>
      <w:r w:rsidR="00BB3C14" w:rsidRPr="00ED7236">
        <w:rPr>
          <w:szCs w:val="24"/>
        </w:rPr>
        <w:t xml:space="preserve">areas, presumably richer in resources, while females and smaller males </w:t>
      </w:r>
      <w:r w:rsidR="00C97050" w:rsidRPr="00ED7236">
        <w:rPr>
          <w:szCs w:val="24"/>
        </w:rPr>
        <w:t>were mostly encountered in near-</w:t>
      </w:r>
      <w:r w:rsidR="00BB3C14" w:rsidRPr="00ED7236">
        <w:rPr>
          <w:szCs w:val="24"/>
        </w:rPr>
        <w:t xml:space="preserve">shore habitats. </w:t>
      </w:r>
      <w:r w:rsidR="00BB3C14" w:rsidRPr="00ED7236">
        <w:rPr>
          <w:rStyle w:val="A0"/>
          <w:color w:val="auto"/>
          <w:sz w:val="24"/>
          <w:szCs w:val="24"/>
        </w:rPr>
        <w:t xml:space="preserve">Drew </w:t>
      </w:r>
      <w:r w:rsidR="00485728" w:rsidRPr="00ED7236">
        <w:rPr>
          <w:rStyle w:val="A0"/>
          <w:color w:val="auto"/>
          <w:sz w:val="24"/>
          <w:szCs w:val="24"/>
        </w:rPr>
        <w:t>and</w:t>
      </w:r>
      <w:r w:rsidR="00BB3C14" w:rsidRPr="00ED7236">
        <w:rPr>
          <w:rStyle w:val="A0"/>
          <w:color w:val="auto"/>
          <w:sz w:val="24"/>
          <w:szCs w:val="24"/>
        </w:rPr>
        <w:t xml:space="preserve"> Hansson (2014) noted that large males often actively exclude females and smaller males from </w:t>
      </w:r>
      <w:r w:rsidR="00585CB9" w:rsidRPr="00ED7236">
        <w:rPr>
          <w:rStyle w:val="A0"/>
          <w:color w:val="auto"/>
          <w:sz w:val="24"/>
          <w:szCs w:val="24"/>
        </w:rPr>
        <w:t>preferential</w:t>
      </w:r>
      <w:r w:rsidR="00BB3C14" w:rsidRPr="00ED7236">
        <w:rPr>
          <w:rStyle w:val="A0"/>
          <w:color w:val="auto"/>
          <w:sz w:val="24"/>
          <w:szCs w:val="24"/>
        </w:rPr>
        <w:t xml:space="preserve"> feeding </w:t>
      </w:r>
      <w:r w:rsidR="00585CB9" w:rsidRPr="00ED7236">
        <w:rPr>
          <w:rStyle w:val="A0"/>
          <w:color w:val="auto"/>
          <w:sz w:val="24"/>
          <w:szCs w:val="24"/>
        </w:rPr>
        <w:t>areas</w:t>
      </w:r>
      <w:r w:rsidR="00BB3C14" w:rsidRPr="00ED7236">
        <w:rPr>
          <w:rStyle w:val="A0"/>
          <w:color w:val="auto"/>
          <w:sz w:val="24"/>
          <w:szCs w:val="24"/>
        </w:rPr>
        <w:t xml:space="preserve">. </w:t>
      </w:r>
      <w:r w:rsidR="00485728" w:rsidRPr="00ED7236">
        <w:rPr>
          <w:szCs w:val="24"/>
        </w:rPr>
        <w:t>Later in the year</w:t>
      </w:r>
      <w:r w:rsidR="00BB3C14" w:rsidRPr="00ED7236">
        <w:rPr>
          <w:szCs w:val="24"/>
        </w:rPr>
        <w:t xml:space="preserve">, from June to December, the overall number of </w:t>
      </w:r>
      <w:r w:rsidR="00BB3C14" w:rsidRPr="00ED7236">
        <w:rPr>
          <w:i/>
          <w:szCs w:val="24"/>
        </w:rPr>
        <w:t>B.</w:t>
      </w:r>
      <w:r w:rsidR="00485728" w:rsidRPr="00ED7236">
        <w:rPr>
          <w:i/>
          <w:szCs w:val="24"/>
        </w:rPr>
        <w:t xml:space="preserve"> </w:t>
      </w:r>
      <w:r w:rsidR="00BB3C14" w:rsidRPr="00ED7236">
        <w:rPr>
          <w:i/>
          <w:szCs w:val="24"/>
        </w:rPr>
        <w:t>latro</w:t>
      </w:r>
      <w:r w:rsidR="00BB3C14" w:rsidRPr="00ED7236">
        <w:rPr>
          <w:szCs w:val="24"/>
        </w:rPr>
        <w:t xml:space="preserve"> </w:t>
      </w:r>
      <w:r w:rsidR="00485728" w:rsidRPr="00ED7236">
        <w:rPr>
          <w:szCs w:val="24"/>
        </w:rPr>
        <w:t>drops</w:t>
      </w:r>
      <w:r w:rsidR="00BB3C14" w:rsidRPr="00ED7236">
        <w:rPr>
          <w:szCs w:val="24"/>
        </w:rPr>
        <w:t xml:space="preserve">, again largely due to a decrease </w:t>
      </w:r>
      <w:r w:rsidR="00485728" w:rsidRPr="00ED7236">
        <w:rPr>
          <w:szCs w:val="24"/>
        </w:rPr>
        <w:t>i</w:t>
      </w:r>
      <w:r w:rsidR="00BB3C14" w:rsidRPr="00ED7236">
        <w:rPr>
          <w:szCs w:val="24"/>
        </w:rPr>
        <w:t>n the number of males, particularly of large ones, which are potentially undergoing moulting during the drier months of the year (Fletcher et al.</w:t>
      </w:r>
      <w:r w:rsidR="00BB3C14" w:rsidRPr="00ED7236">
        <w:rPr>
          <w:i/>
          <w:szCs w:val="24"/>
        </w:rPr>
        <w:t xml:space="preserve"> </w:t>
      </w:r>
      <w:r w:rsidR="00BB3C14" w:rsidRPr="00ED7236">
        <w:rPr>
          <w:szCs w:val="24"/>
        </w:rPr>
        <w:t xml:space="preserve">1991). </w:t>
      </w:r>
      <w:commentRangeStart w:id="620"/>
      <w:r w:rsidR="00F764BD" w:rsidRPr="00ED7236">
        <w:rPr>
          <w:i/>
          <w:szCs w:val="24"/>
        </w:rPr>
        <w:t>Birgus latro</w:t>
      </w:r>
      <w:r w:rsidR="00F764BD" w:rsidRPr="00ED7236">
        <w:rPr>
          <w:szCs w:val="24"/>
        </w:rPr>
        <w:t xml:space="preserve"> undergoes moulting in shallow burrows to minimize vulnerability to predation and desiccation during the moulting process (Drew et al. 2010). Contrastingly, female counts increased in the second half of the year, potentially exploiting the available resources </w:t>
      </w:r>
      <w:del w:id="621" w:author="Jennifer Appoo" w:date="2019-11-28T16:17:00Z">
        <w:r w:rsidR="00F764BD" w:rsidRPr="00ED7236" w:rsidDel="00792508">
          <w:rPr>
            <w:szCs w:val="24"/>
          </w:rPr>
          <w:delText xml:space="preserve">left by </w:delText>
        </w:r>
      </w:del>
      <w:ins w:id="622" w:author="Jennifer Appoo" w:date="2019-11-28T16:17:00Z">
        <w:r w:rsidR="00792508">
          <w:rPr>
            <w:szCs w:val="24"/>
          </w:rPr>
          <w:t>in preferred feeding areas after vacated by</w:t>
        </w:r>
        <w:r w:rsidR="00792508" w:rsidRPr="00ED7236">
          <w:rPr>
            <w:szCs w:val="24"/>
          </w:rPr>
          <w:t xml:space="preserve"> </w:t>
        </w:r>
      </w:ins>
      <w:r w:rsidR="00F764BD" w:rsidRPr="00ED7236">
        <w:rPr>
          <w:szCs w:val="24"/>
        </w:rPr>
        <w:t xml:space="preserve">dominant males (Drew &amp; Hansson 2014). Female densities peaked between September and December </w:t>
      </w:r>
      <w:del w:id="623" w:author="Jennifer Appoo" w:date="2019-11-28T16:04:00Z">
        <w:r w:rsidR="00F764BD" w:rsidRPr="00ED7236" w:rsidDel="00644E32">
          <w:rPr>
            <w:szCs w:val="24"/>
          </w:rPr>
          <w:delText xml:space="preserve">close to </w:delText>
        </w:r>
      </w:del>
      <w:ins w:id="624" w:author="Jennifer Appoo" w:date="2019-11-28T16:04:00Z">
        <w:r w:rsidR="00644E32">
          <w:rPr>
            <w:szCs w:val="24"/>
          </w:rPr>
          <w:t>near-</w:t>
        </w:r>
      </w:ins>
      <w:r w:rsidR="00F764BD" w:rsidRPr="00ED7236">
        <w:rPr>
          <w:szCs w:val="24"/>
        </w:rPr>
        <w:t>shore which coincided with a period in which males of sexually active sizes are commonly encountered.</w:t>
      </w:r>
      <w:commentRangeEnd w:id="620"/>
      <w:r w:rsidR="00F764BD">
        <w:rPr>
          <w:rStyle w:val="CommentReference"/>
        </w:rPr>
        <w:commentReference w:id="620"/>
      </w:r>
      <w:r w:rsidR="00BB3C14" w:rsidRPr="00ED7236">
        <w:rPr>
          <w:szCs w:val="24"/>
        </w:rPr>
        <w:t xml:space="preserve"> This suggests a breeding migration of female </w:t>
      </w:r>
      <w:r w:rsidR="00BB3C14" w:rsidRPr="00ED7236">
        <w:rPr>
          <w:i/>
          <w:szCs w:val="24"/>
        </w:rPr>
        <w:t xml:space="preserve">B. latro </w:t>
      </w:r>
      <w:r w:rsidR="00BB3C14" w:rsidRPr="00ED7236">
        <w:rPr>
          <w:szCs w:val="24"/>
        </w:rPr>
        <w:t xml:space="preserve">involving females moving to the shore to release larvae into the ocean (Schiller et al. 1991). </w:t>
      </w:r>
      <w:r w:rsidR="002A7035" w:rsidRPr="00ED7236">
        <w:rPr>
          <w:szCs w:val="24"/>
        </w:rPr>
        <w:t xml:space="preserve">Tracking studies from Christmas Island shows that male </w:t>
      </w:r>
      <w:r w:rsidR="002A7035" w:rsidRPr="00ED7236">
        <w:rPr>
          <w:i/>
          <w:szCs w:val="24"/>
        </w:rPr>
        <w:t>B. latro</w:t>
      </w:r>
      <w:r w:rsidR="002A7035" w:rsidRPr="00ED7236">
        <w:rPr>
          <w:szCs w:val="24"/>
        </w:rPr>
        <w:t xml:space="preserve"> also move </w:t>
      </w:r>
      <w:r w:rsidR="003B202D" w:rsidRPr="00ED7236">
        <w:rPr>
          <w:szCs w:val="24"/>
        </w:rPr>
        <w:t>closer to shore</w:t>
      </w:r>
      <w:r w:rsidR="002A7035" w:rsidRPr="00ED7236">
        <w:rPr>
          <w:szCs w:val="24"/>
        </w:rPr>
        <w:t xml:space="preserve"> for reproductive purposes </w:t>
      </w:r>
      <w:r w:rsidR="007B7C9D" w:rsidRPr="00ED7236">
        <w:rPr>
          <w:szCs w:val="24"/>
        </w:rPr>
        <w:t xml:space="preserve">but remain for a shorter period </w:t>
      </w:r>
      <w:r w:rsidR="002A7035" w:rsidRPr="00ED7236">
        <w:rPr>
          <w:szCs w:val="24"/>
        </w:rPr>
        <w:t>(Krieger et al. 2012)</w:t>
      </w:r>
      <w:r w:rsidR="007B7C9D" w:rsidRPr="00ED7236">
        <w:rPr>
          <w:szCs w:val="24"/>
        </w:rPr>
        <w:t>.</w:t>
      </w:r>
    </w:p>
    <w:p w14:paraId="1284723C" w14:textId="1CCF7CD7" w:rsidR="00924040" w:rsidRPr="00ED7236" w:rsidRDefault="00924040" w:rsidP="0014144F">
      <w:pPr>
        <w:autoSpaceDE w:val="0"/>
        <w:autoSpaceDN w:val="0"/>
        <w:adjustRightInd w:val="0"/>
        <w:spacing w:after="0" w:line="480" w:lineRule="auto"/>
        <w:ind w:firstLine="720"/>
        <w:jc w:val="both"/>
        <w:rPr>
          <w:szCs w:val="24"/>
        </w:rPr>
      </w:pPr>
      <w:r w:rsidRPr="00ED7236">
        <w:rPr>
          <w:szCs w:val="24"/>
        </w:rPr>
        <w:t xml:space="preserve">At the spatial scale of this study, sex ratio appears to be biased towards males, </w:t>
      </w:r>
      <w:r w:rsidR="00280ED6" w:rsidRPr="00ED7236">
        <w:rPr>
          <w:szCs w:val="24"/>
        </w:rPr>
        <w:t xml:space="preserve">which may be </w:t>
      </w:r>
      <w:r w:rsidRPr="00ED7236">
        <w:rPr>
          <w:szCs w:val="24"/>
        </w:rPr>
        <w:t xml:space="preserve">a result of the sampling design. Transect studies typically report male bias ratios compared to grid sampling and are sensitive to variations in habitat use between sexes (Drew et al. 2012). Female </w:t>
      </w:r>
      <w:r w:rsidRPr="00ED7236">
        <w:rPr>
          <w:i/>
          <w:szCs w:val="24"/>
        </w:rPr>
        <w:t>B.</w:t>
      </w:r>
      <w:r w:rsidR="00280ED6" w:rsidRPr="00ED7236">
        <w:rPr>
          <w:i/>
          <w:szCs w:val="24"/>
        </w:rPr>
        <w:t xml:space="preserve"> </w:t>
      </w:r>
      <w:r w:rsidRPr="00ED7236">
        <w:rPr>
          <w:i/>
          <w:szCs w:val="24"/>
        </w:rPr>
        <w:t>latro</w:t>
      </w:r>
      <w:r w:rsidRPr="00ED7236">
        <w:rPr>
          <w:szCs w:val="24"/>
        </w:rPr>
        <w:t xml:space="preserve"> have been shown to have affinity to denser vegetation and are </w:t>
      </w:r>
      <w:r w:rsidRPr="00ED7236">
        <w:rPr>
          <w:szCs w:val="24"/>
        </w:rPr>
        <w:lastRenderedPageBreak/>
        <w:t>therefore less likely to be encountered on transects along existing paths (Drew et al.</w:t>
      </w:r>
      <w:r w:rsidRPr="00ED7236">
        <w:rPr>
          <w:i/>
          <w:szCs w:val="24"/>
        </w:rPr>
        <w:t xml:space="preserve"> </w:t>
      </w:r>
      <w:r w:rsidRPr="00ED7236">
        <w:rPr>
          <w:szCs w:val="24"/>
        </w:rPr>
        <w:t xml:space="preserve">2012). Furthermore, James (2008) suggested </w:t>
      </w:r>
      <w:r w:rsidR="00280ED6" w:rsidRPr="00ED7236">
        <w:rPr>
          <w:szCs w:val="24"/>
        </w:rPr>
        <w:t xml:space="preserve">that </w:t>
      </w:r>
      <w:r w:rsidRPr="00ED7236">
        <w:rPr>
          <w:szCs w:val="24"/>
        </w:rPr>
        <w:t xml:space="preserve">female </w:t>
      </w:r>
      <w:r w:rsidRPr="00ED7236">
        <w:rPr>
          <w:i/>
          <w:szCs w:val="24"/>
        </w:rPr>
        <w:t xml:space="preserve">B. latro </w:t>
      </w:r>
      <w:r w:rsidR="00280ED6" w:rsidRPr="00ED7236">
        <w:rPr>
          <w:szCs w:val="24"/>
        </w:rPr>
        <w:t xml:space="preserve">are more sedentary </w:t>
      </w:r>
      <w:r w:rsidRPr="00ED7236">
        <w:rPr>
          <w:szCs w:val="24"/>
        </w:rPr>
        <w:t xml:space="preserve">outside the breeding season, </w:t>
      </w:r>
      <w:commentRangeStart w:id="625"/>
      <w:r w:rsidR="00D70696" w:rsidRPr="00ED7236">
        <w:rPr>
          <w:szCs w:val="24"/>
        </w:rPr>
        <w:t>indicating that the males are wider ranging</w:t>
      </w:r>
      <w:commentRangeEnd w:id="625"/>
      <w:r w:rsidR="00D70696">
        <w:rPr>
          <w:rStyle w:val="CommentReference"/>
        </w:rPr>
        <w:commentReference w:id="625"/>
      </w:r>
      <w:r w:rsidR="00D70696" w:rsidRPr="00ED7236">
        <w:rPr>
          <w:szCs w:val="24"/>
        </w:rPr>
        <w:t>,</w:t>
      </w:r>
      <w:r w:rsidRPr="00ED7236">
        <w:rPr>
          <w:szCs w:val="24"/>
        </w:rPr>
        <w:t xml:space="preserve"> increasing their chances of being encountered in surveys along pathways.</w:t>
      </w:r>
      <w:r w:rsidR="004547B5" w:rsidRPr="00ED7236">
        <w:rPr>
          <w:szCs w:val="24"/>
        </w:rPr>
        <w:t xml:space="preserve"> </w:t>
      </w:r>
    </w:p>
    <w:p w14:paraId="4DB024B1" w14:textId="09E85AB6" w:rsidR="00A23C02" w:rsidRPr="00ED7236" w:rsidRDefault="0066112D" w:rsidP="00DA239E">
      <w:pPr>
        <w:autoSpaceDE w:val="0"/>
        <w:autoSpaceDN w:val="0"/>
        <w:adjustRightInd w:val="0"/>
        <w:spacing w:after="0" w:line="480" w:lineRule="auto"/>
        <w:ind w:firstLine="720"/>
        <w:jc w:val="both"/>
        <w:rPr>
          <w:szCs w:val="24"/>
        </w:rPr>
      </w:pPr>
      <w:commentRangeStart w:id="626"/>
      <w:commentRangeStart w:id="627"/>
      <w:r w:rsidRPr="00ED7236">
        <w:rPr>
          <w:szCs w:val="24"/>
        </w:rPr>
        <w:t>All</w:t>
      </w:r>
      <w:commentRangeEnd w:id="626"/>
      <w:r>
        <w:rPr>
          <w:rStyle w:val="CommentReference"/>
        </w:rPr>
        <w:commentReference w:id="626"/>
      </w:r>
      <w:commentRangeEnd w:id="627"/>
      <w:r w:rsidR="00465B08">
        <w:rPr>
          <w:rStyle w:val="CommentReference"/>
        </w:rPr>
        <w:commentReference w:id="627"/>
      </w:r>
      <w:r w:rsidR="004B7E57" w:rsidRPr="00ED7236">
        <w:rPr>
          <w:szCs w:val="24"/>
        </w:rPr>
        <w:t xml:space="preserve"> studied island populations of </w:t>
      </w:r>
      <w:r w:rsidR="004B7E57" w:rsidRPr="00ED7236">
        <w:rPr>
          <w:i/>
          <w:szCs w:val="24"/>
        </w:rPr>
        <w:t>B. latro</w:t>
      </w:r>
      <w:r w:rsidR="004B7E57" w:rsidRPr="00ED7236">
        <w:rPr>
          <w:szCs w:val="24"/>
        </w:rPr>
        <w:t xml:space="preserve"> to date show males to be consistently larger than females (Drew et al.</w:t>
      </w:r>
      <w:r w:rsidR="004B7E57" w:rsidRPr="00ED7236">
        <w:rPr>
          <w:i/>
          <w:szCs w:val="24"/>
        </w:rPr>
        <w:t xml:space="preserve"> </w:t>
      </w:r>
      <w:r w:rsidR="004B7E57" w:rsidRPr="00ED7236">
        <w:rPr>
          <w:szCs w:val="24"/>
        </w:rPr>
        <w:t>2010</w:t>
      </w:r>
      <w:r w:rsidR="004547B5" w:rsidRPr="00ED7236">
        <w:rPr>
          <w:szCs w:val="24"/>
        </w:rPr>
        <w:t>, Anagnostou &amp; Shubart 2014</w:t>
      </w:r>
      <w:r w:rsidR="004B7E57" w:rsidRPr="00ED7236">
        <w:rPr>
          <w:szCs w:val="24"/>
        </w:rPr>
        <w:t>). S</w:t>
      </w:r>
      <w:r w:rsidR="00C97050" w:rsidRPr="00ED7236">
        <w:rPr>
          <w:szCs w:val="24"/>
        </w:rPr>
        <w:t>i</w:t>
      </w:r>
      <w:r w:rsidR="004B7E57" w:rsidRPr="00ED7236">
        <w:rPr>
          <w:szCs w:val="24"/>
        </w:rPr>
        <w:t>milarly,</w:t>
      </w:r>
      <w:r w:rsidR="00A23C02" w:rsidRPr="00ED7236">
        <w:rPr>
          <w:szCs w:val="24"/>
        </w:rPr>
        <w:t xml:space="preserve"> </w:t>
      </w:r>
      <w:r w:rsidR="00A23C02" w:rsidRPr="00ED7236">
        <w:rPr>
          <w:i/>
          <w:szCs w:val="24"/>
        </w:rPr>
        <w:t>B. latro</w:t>
      </w:r>
      <w:r w:rsidR="00A23C02" w:rsidRPr="00ED7236">
        <w:rPr>
          <w:szCs w:val="24"/>
        </w:rPr>
        <w:t xml:space="preserve"> on Aldabra is sexually dimorphic, with males attaining larger sizes than females</w:t>
      </w:r>
      <w:r w:rsidR="00A13482" w:rsidRPr="00ED7236">
        <w:rPr>
          <w:szCs w:val="24"/>
        </w:rPr>
        <w:t xml:space="preserve">. The maximum size of </w:t>
      </w:r>
      <w:r w:rsidR="009316CD" w:rsidRPr="00ED7236">
        <w:rPr>
          <w:szCs w:val="24"/>
        </w:rPr>
        <w:t xml:space="preserve">the </w:t>
      </w:r>
      <w:r w:rsidR="00B92395" w:rsidRPr="00ED7236">
        <w:rPr>
          <w:szCs w:val="24"/>
        </w:rPr>
        <w:t xml:space="preserve">thoracic length of both male and female </w:t>
      </w:r>
      <w:r w:rsidR="00B92395" w:rsidRPr="00ED7236">
        <w:rPr>
          <w:i/>
          <w:szCs w:val="24"/>
        </w:rPr>
        <w:t>B. latro</w:t>
      </w:r>
      <w:r w:rsidR="00A13482" w:rsidRPr="00ED7236">
        <w:rPr>
          <w:szCs w:val="24"/>
        </w:rPr>
        <w:t xml:space="preserve"> </w:t>
      </w:r>
      <w:commentRangeStart w:id="628"/>
      <w:r w:rsidR="00644E32" w:rsidRPr="00ED7236">
        <w:rPr>
          <w:szCs w:val="24"/>
        </w:rPr>
        <w:t xml:space="preserve">recorded on Aldabra </w:t>
      </w:r>
      <w:commentRangeEnd w:id="628"/>
      <w:r w:rsidR="00644E32">
        <w:rPr>
          <w:rStyle w:val="CommentReference"/>
        </w:rPr>
        <w:commentReference w:id="628"/>
      </w:r>
      <w:r w:rsidR="00A13482" w:rsidRPr="00ED7236">
        <w:rPr>
          <w:szCs w:val="24"/>
        </w:rPr>
        <w:t>is larger than other studied populations</w:t>
      </w:r>
      <w:ins w:id="629" w:author="Jennifer Appoo" w:date="2019-11-28T16:21:00Z">
        <w:r w:rsidR="00F073EA">
          <w:rPr>
            <w:szCs w:val="24"/>
          </w:rPr>
          <w:t>. However,</w:t>
        </w:r>
        <w:r w:rsidR="00F073EA" w:rsidRPr="00ED7236">
          <w:rPr>
            <w:szCs w:val="24"/>
          </w:rPr>
          <w:t xml:space="preserve"> the sexual dimorphism</w:t>
        </w:r>
        <w:r w:rsidR="00F073EA">
          <w:rPr>
            <w:szCs w:val="24"/>
          </w:rPr>
          <w:t xml:space="preserve"> of </w:t>
        </w:r>
        <w:r w:rsidR="00F073EA" w:rsidRPr="00D7313E">
          <w:rPr>
            <w:i/>
            <w:szCs w:val="24"/>
          </w:rPr>
          <w:t>B</w:t>
        </w:r>
        <w:r w:rsidR="00F073EA">
          <w:rPr>
            <w:i/>
            <w:szCs w:val="24"/>
          </w:rPr>
          <w:t>.</w:t>
        </w:r>
        <w:r w:rsidR="00F073EA" w:rsidRPr="00D7313E">
          <w:rPr>
            <w:i/>
            <w:szCs w:val="24"/>
          </w:rPr>
          <w:t xml:space="preserve"> latro</w:t>
        </w:r>
        <w:r w:rsidR="00F073EA">
          <w:rPr>
            <w:szCs w:val="24"/>
          </w:rPr>
          <w:t xml:space="preserve"> at Aldabra was supressed, with almost no difference in maximum thoracic lengths between males and females</w:t>
        </w:r>
      </w:ins>
      <w:r w:rsidR="000B554A" w:rsidRPr="00ED7236">
        <w:rPr>
          <w:szCs w:val="24"/>
        </w:rPr>
        <w:t xml:space="preserve"> </w:t>
      </w:r>
      <w:del w:id="630" w:author="Jennifer Appoo" w:date="2019-11-28T16:21:00Z">
        <w:r w:rsidR="00D502AA" w:rsidRPr="00ED7236" w:rsidDel="00F073EA">
          <w:rPr>
            <w:szCs w:val="24"/>
          </w:rPr>
          <w:delText>but the sexual dimorphism</w:delText>
        </w:r>
        <w:r w:rsidR="004567A6" w:rsidRPr="00ED7236" w:rsidDel="00F073EA">
          <w:rPr>
            <w:szCs w:val="24"/>
          </w:rPr>
          <w:delText>,</w:delText>
        </w:r>
        <w:r w:rsidR="00D502AA" w:rsidRPr="00ED7236" w:rsidDel="00F073EA">
          <w:rPr>
            <w:szCs w:val="24"/>
          </w:rPr>
          <w:delText xml:space="preserve"> </w:delText>
        </w:r>
        <w:commentRangeStart w:id="631"/>
        <w:r w:rsidR="00747900" w:rsidRPr="00ED7236" w:rsidDel="00F073EA">
          <w:rPr>
            <w:szCs w:val="24"/>
          </w:rPr>
          <w:delText>based on the difference in thoracic length size between the largest individual of each sex</w:delText>
        </w:r>
        <w:commentRangeEnd w:id="631"/>
        <w:r w:rsidR="00747900" w:rsidDel="00F073EA">
          <w:rPr>
            <w:rStyle w:val="CommentReference"/>
          </w:rPr>
          <w:commentReference w:id="631"/>
        </w:r>
        <w:r w:rsidR="00747900" w:rsidRPr="00ED7236" w:rsidDel="00F073EA">
          <w:rPr>
            <w:szCs w:val="24"/>
          </w:rPr>
          <w:delText xml:space="preserve"> </w:delText>
        </w:r>
      </w:del>
      <w:del w:id="632" w:author="Jennifer Appoo" w:date="2019-11-28T16:22:00Z">
        <w:r w:rsidR="00D502AA" w:rsidRPr="00ED7236" w:rsidDel="00F073EA">
          <w:rPr>
            <w:szCs w:val="24"/>
          </w:rPr>
          <w:delText>(Drew et al. 2010</w:delText>
        </w:r>
        <w:r w:rsidR="00A13482" w:rsidRPr="00ED7236" w:rsidDel="00F073EA">
          <w:rPr>
            <w:szCs w:val="24"/>
          </w:rPr>
          <w:delText>)</w:delText>
        </w:r>
        <w:r w:rsidR="004567A6" w:rsidRPr="00ED7236" w:rsidDel="00F073EA">
          <w:rPr>
            <w:szCs w:val="24"/>
          </w:rPr>
          <w:delText>,</w:delText>
        </w:r>
        <w:r w:rsidR="00A13482" w:rsidRPr="00ED7236" w:rsidDel="00F073EA">
          <w:rPr>
            <w:szCs w:val="24"/>
          </w:rPr>
          <w:delText xml:space="preserve"> </w:delText>
        </w:r>
        <w:r w:rsidR="000B554A" w:rsidRPr="00ED7236" w:rsidDel="00F073EA">
          <w:rPr>
            <w:szCs w:val="24"/>
          </w:rPr>
          <w:delText>is considerably smaller (</w:delText>
        </w:r>
      </w:del>
      <w:commentRangeStart w:id="633"/>
      <w:commentRangeStart w:id="634"/>
      <w:r w:rsidR="00F073EA" w:rsidRPr="00ED7236">
        <w:rPr>
          <w:szCs w:val="24"/>
        </w:rPr>
        <w:t xml:space="preserve">(Aldabra: male = 78 mm, female = 76 mm; Igurin, Marshall Islands: male = 74 mm, female = 52 mm; Guam, Mariana Islands: male = 76 mm, female = 47 mm;  Niue: male = 53 mm, female = 36 mm; Lifou, New Caledonia: male = 76 mm, female = 46.5 mm; Vauvilliers, New Caledonia: male = 76.5 mm, female = 57.5 mm; Taiaro, French Polynesia: male = 66.5 mm, female = 60 </w:t>
      </w:r>
      <w:commentRangeEnd w:id="633"/>
      <w:r w:rsidR="00F073EA">
        <w:rPr>
          <w:rStyle w:val="CommentReference"/>
        </w:rPr>
        <w:commentReference w:id="633"/>
      </w:r>
      <w:commentRangeEnd w:id="634"/>
      <w:r w:rsidR="007B235D">
        <w:rPr>
          <w:rStyle w:val="CommentReference"/>
        </w:rPr>
        <w:commentReference w:id="634"/>
      </w:r>
      <w:r w:rsidR="00F073EA">
        <w:rPr>
          <w:szCs w:val="24"/>
        </w:rPr>
        <w:t>mm</w:t>
      </w:r>
      <w:r w:rsidR="00F073EA" w:rsidRPr="00ED7236" w:rsidDel="00F073EA">
        <w:rPr>
          <w:szCs w:val="24"/>
        </w:rPr>
        <w:t xml:space="preserve"> </w:t>
      </w:r>
      <w:r w:rsidR="002C66D4" w:rsidRPr="00ED7236">
        <w:rPr>
          <w:szCs w:val="24"/>
        </w:rPr>
        <w:t>(</w:t>
      </w:r>
      <w:r w:rsidR="00BB580E" w:rsidRPr="00ED7236">
        <w:rPr>
          <w:szCs w:val="24"/>
        </w:rPr>
        <w:t>Chauvet &amp; Kadiri-Jan 1999</w:t>
      </w:r>
      <w:r w:rsidR="00071F7F" w:rsidRPr="00ED7236">
        <w:rPr>
          <w:szCs w:val="24"/>
        </w:rPr>
        <w:t>,</w:t>
      </w:r>
      <w:r w:rsidR="00BB580E" w:rsidRPr="00ED7236">
        <w:rPr>
          <w:szCs w:val="24"/>
        </w:rPr>
        <w:t xml:space="preserve"> </w:t>
      </w:r>
      <w:r w:rsidR="00A23C02" w:rsidRPr="00ED7236">
        <w:rPr>
          <w:szCs w:val="24"/>
        </w:rPr>
        <w:t xml:space="preserve">Drew </w:t>
      </w:r>
      <w:r w:rsidR="00A35E08" w:rsidRPr="00ED7236">
        <w:rPr>
          <w:szCs w:val="24"/>
        </w:rPr>
        <w:t>et al.</w:t>
      </w:r>
      <w:r w:rsidR="00A23C02" w:rsidRPr="00ED7236">
        <w:rPr>
          <w:szCs w:val="24"/>
        </w:rPr>
        <w:t xml:space="preserve"> 2010)</w:t>
      </w:r>
      <w:r w:rsidR="002C66D4" w:rsidRPr="00ED7236">
        <w:rPr>
          <w:szCs w:val="24"/>
        </w:rPr>
        <w:t>, Christmas I</w:t>
      </w:r>
      <w:r w:rsidR="00A13482" w:rsidRPr="00ED7236">
        <w:rPr>
          <w:szCs w:val="24"/>
        </w:rPr>
        <w:t xml:space="preserve">sland: male = 72.5 mm, female = 50.3 mm </w:t>
      </w:r>
      <w:r w:rsidR="002C66D4" w:rsidRPr="00ED7236">
        <w:rPr>
          <w:szCs w:val="24"/>
        </w:rPr>
        <w:t>(Ana</w:t>
      </w:r>
      <w:r w:rsidR="006464AC" w:rsidRPr="00ED7236">
        <w:rPr>
          <w:szCs w:val="24"/>
        </w:rPr>
        <w:t>g</w:t>
      </w:r>
      <w:r w:rsidR="002C66D4" w:rsidRPr="00ED7236">
        <w:rPr>
          <w:szCs w:val="24"/>
        </w:rPr>
        <w:t>nostou &amp; Shubart 2014</w:t>
      </w:r>
      <w:r w:rsidR="000B786D" w:rsidRPr="00ED7236">
        <w:rPr>
          <w:szCs w:val="24"/>
        </w:rPr>
        <w:t>)</w:t>
      </w:r>
      <w:r w:rsidR="00A23C02" w:rsidRPr="00ED7236">
        <w:rPr>
          <w:szCs w:val="24"/>
        </w:rPr>
        <w:t>.</w:t>
      </w:r>
      <w:r w:rsidR="00EE1917" w:rsidRPr="00ED7236">
        <w:rPr>
          <w:szCs w:val="24"/>
        </w:rPr>
        <w:t xml:space="preserve"> </w:t>
      </w:r>
      <w:del w:id="635" w:author="Jennifer Appoo" w:date="2019-11-29T09:57:00Z">
        <w:r w:rsidR="00EE1917" w:rsidRPr="00ED7236" w:rsidDel="00912B4F">
          <w:rPr>
            <w:szCs w:val="24"/>
          </w:rPr>
          <w:delText>The</w:delText>
        </w:r>
        <w:r w:rsidR="00B05EAF" w:rsidRPr="00ED7236" w:rsidDel="00912B4F">
          <w:rPr>
            <w:szCs w:val="24"/>
          </w:rPr>
          <w:delText xml:space="preserve"> larger sizes of</w:delText>
        </w:r>
        <w:r w:rsidR="00DA239E" w:rsidRPr="00ED7236" w:rsidDel="00912B4F">
          <w:rPr>
            <w:szCs w:val="24"/>
          </w:rPr>
          <w:delText xml:space="preserve"> male and female</w:delText>
        </w:r>
        <w:r w:rsidR="00B05EAF" w:rsidRPr="00ED7236" w:rsidDel="00912B4F">
          <w:rPr>
            <w:szCs w:val="24"/>
          </w:rPr>
          <w:delText xml:space="preserve"> </w:delText>
        </w:r>
        <w:r w:rsidR="00B05EAF" w:rsidRPr="00ED7236" w:rsidDel="00912B4F">
          <w:rPr>
            <w:i/>
            <w:szCs w:val="24"/>
          </w:rPr>
          <w:delText>B.</w:delText>
        </w:r>
        <w:r w:rsidR="00B92395" w:rsidRPr="00ED7236" w:rsidDel="00912B4F">
          <w:rPr>
            <w:i/>
            <w:szCs w:val="24"/>
          </w:rPr>
          <w:delText xml:space="preserve"> </w:delText>
        </w:r>
        <w:r w:rsidR="00B05EAF" w:rsidRPr="00ED7236" w:rsidDel="00912B4F">
          <w:rPr>
            <w:i/>
            <w:szCs w:val="24"/>
          </w:rPr>
          <w:delText>latro</w:delText>
        </w:r>
        <w:r w:rsidR="00B05EAF" w:rsidRPr="00ED7236" w:rsidDel="00912B4F">
          <w:rPr>
            <w:szCs w:val="24"/>
          </w:rPr>
          <w:delText xml:space="preserve"> </w:delText>
        </w:r>
        <w:r w:rsidR="00DA239E" w:rsidRPr="00ED7236" w:rsidDel="00912B4F">
          <w:rPr>
            <w:szCs w:val="24"/>
          </w:rPr>
          <w:delText xml:space="preserve">recorded </w:delText>
        </w:r>
        <w:commentRangeStart w:id="636"/>
        <w:r w:rsidR="00644E32" w:rsidRPr="00ED7236" w:rsidDel="00912B4F">
          <w:rPr>
            <w:szCs w:val="24"/>
          </w:rPr>
          <w:delText xml:space="preserve">on Aldabra can be attributed to the non-harvesting of the population since larger individuals are usually taken during harvesting </w:delText>
        </w:r>
        <w:commentRangeEnd w:id="636"/>
        <w:r w:rsidR="00644E32" w:rsidDel="00912B4F">
          <w:rPr>
            <w:rStyle w:val="CommentReference"/>
          </w:rPr>
          <w:commentReference w:id="636"/>
        </w:r>
        <w:r w:rsidR="00644E32" w:rsidRPr="00ED7236" w:rsidDel="00912B4F">
          <w:rPr>
            <w:szCs w:val="24"/>
          </w:rPr>
          <w:delText xml:space="preserve"> </w:delText>
        </w:r>
        <w:r w:rsidR="00740C65" w:rsidRPr="00ED7236" w:rsidDel="00912B4F">
          <w:rPr>
            <w:szCs w:val="24"/>
          </w:rPr>
          <w:delText>(Sato 2012</w:delText>
        </w:r>
        <w:r w:rsidR="007E07C8" w:rsidRPr="00ED7236" w:rsidDel="00912B4F">
          <w:rPr>
            <w:szCs w:val="24"/>
          </w:rPr>
          <w:delText>)</w:delText>
        </w:r>
        <w:commentRangeStart w:id="637"/>
        <w:commentRangeEnd w:id="637"/>
        <w:r w:rsidR="007E07C8" w:rsidDel="00912B4F">
          <w:rPr>
            <w:rStyle w:val="CommentReference"/>
          </w:rPr>
          <w:commentReference w:id="637"/>
        </w:r>
        <w:r w:rsidR="00B05EAF" w:rsidRPr="00ED7236" w:rsidDel="00912B4F">
          <w:rPr>
            <w:szCs w:val="24"/>
          </w:rPr>
          <w:delText xml:space="preserve">. </w:delText>
        </w:r>
      </w:del>
    </w:p>
    <w:p w14:paraId="797C77A9" w14:textId="725022C8" w:rsidR="00A23C02" w:rsidRPr="00ED7236" w:rsidRDefault="00347093" w:rsidP="00347093">
      <w:pPr>
        <w:pStyle w:val="Compact"/>
        <w:spacing w:line="480" w:lineRule="auto"/>
        <w:ind w:firstLine="720"/>
        <w:jc w:val="both"/>
        <w:rPr>
          <w:lang w:val="en-GB"/>
        </w:rPr>
      </w:pPr>
      <w:commentRangeStart w:id="638"/>
      <w:r w:rsidRPr="00ED7236">
        <w:rPr>
          <w:lang w:val="en-GB"/>
        </w:rPr>
        <w:t xml:space="preserve">Based on encounters with ovigerous females, the reproductive season of </w:t>
      </w:r>
      <w:r w:rsidRPr="00ED7236">
        <w:rPr>
          <w:i/>
          <w:lang w:val="en-GB"/>
        </w:rPr>
        <w:t xml:space="preserve">B. latro </w:t>
      </w:r>
      <w:r w:rsidRPr="00ED7236">
        <w:rPr>
          <w:lang w:val="en-GB"/>
        </w:rPr>
        <w:t xml:space="preserve">on Aldabra </w:t>
      </w:r>
      <w:ins w:id="639" w:author="Jennifer Appoo" w:date="2019-11-28T16:29:00Z">
        <w:r w:rsidR="00C147E9">
          <w:rPr>
            <w:lang w:val="en-GB"/>
          </w:rPr>
          <w:t xml:space="preserve">apparently </w:t>
        </w:r>
      </w:ins>
      <w:r w:rsidRPr="00ED7236">
        <w:rPr>
          <w:lang w:val="en-GB"/>
        </w:rPr>
        <w:t xml:space="preserve">occurs between </w:t>
      </w:r>
      <w:commentRangeStart w:id="640"/>
      <w:r w:rsidRPr="00ED7236">
        <w:rPr>
          <w:lang w:val="en-GB"/>
        </w:rPr>
        <w:t>December and March, during the rainy season</w:t>
      </w:r>
      <w:commentRangeEnd w:id="640"/>
      <w:r>
        <w:rPr>
          <w:rStyle w:val="CommentReference"/>
          <w:lang w:val="en-GB"/>
        </w:rPr>
        <w:commentReference w:id="640"/>
      </w:r>
      <w:ins w:id="641" w:author="Jennifer Appoo" w:date="2019-11-28T16:29:00Z">
        <w:r w:rsidR="00C147E9">
          <w:rPr>
            <w:lang w:val="en-GB"/>
          </w:rPr>
          <w:t xml:space="preserve"> for this region</w:t>
        </w:r>
      </w:ins>
      <w:r w:rsidRPr="00ED7236">
        <w:rPr>
          <w:lang w:val="en-GB"/>
        </w:rPr>
        <w:t xml:space="preserve">. This also corresponds with the period of highest peak of female pleonal expansion in November to December, which is related to gonad development (Fletcher et al. 1991, Sato &amp; Yoseda 2009). This period coincides with the reproductive seasons observed in other </w:t>
      </w:r>
      <w:r w:rsidRPr="00ED7236">
        <w:rPr>
          <w:i/>
          <w:lang w:val="en-GB"/>
        </w:rPr>
        <w:t>B. latro</w:t>
      </w:r>
      <w:r w:rsidRPr="00ED7236">
        <w:rPr>
          <w:lang w:val="en-GB"/>
        </w:rPr>
        <w:t xml:space="preserve"> populations in the southern hemisphere (e.g. Christmas Island, New Caledonia; Drew et al.</w:t>
      </w:r>
      <w:r w:rsidRPr="00ED7236">
        <w:rPr>
          <w:i/>
          <w:lang w:val="en-GB"/>
        </w:rPr>
        <w:t xml:space="preserve"> </w:t>
      </w:r>
      <w:r w:rsidRPr="00ED7236">
        <w:rPr>
          <w:lang w:val="en-GB"/>
        </w:rPr>
        <w:t xml:space="preserve">2010). Moreover, signs of synchrony with the lunar phase were found as most ovigerous females were encountered during surveys close to new moon. This synchrony is likely related to the timing of spawning or egg extrusion (Sato &amp; Yoseda 2009). </w:t>
      </w:r>
      <w:r w:rsidRPr="00ED7236">
        <w:t xml:space="preserve">The few studies detailing </w:t>
      </w:r>
      <w:r w:rsidRPr="00ED7236">
        <w:lastRenderedPageBreak/>
        <w:t xml:space="preserve">mating behaviour in </w:t>
      </w:r>
      <w:r w:rsidRPr="00ED7236">
        <w:rPr>
          <w:i/>
        </w:rPr>
        <w:t>B. latro</w:t>
      </w:r>
      <w:r w:rsidRPr="00ED7236">
        <w:t xml:space="preserve"> indicate that copulation is brief and not preceded by elaborate courtship (Schiller et al. 1991). </w:t>
      </w:r>
      <w:r w:rsidRPr="00ED7236">
        <w:rPr>
          <w:lang w:val="en-GB"/>
        </w:rPr>
        <w:t xml:space="preserve">The timing between mating and egg extrusion is unknown, but as female individuals do not possess a seminal receptacle, it is believed that egg extrusion occurs shortly after mating (Sato &amp; Yoseda 2009, Drew et al. 2010). The length of time of egg maturation from egg extrusion to hatching is approximately 25–45 days with most of eggs maturing 27–29 days after extrusion (Schiller et al. 1991, Sato &amp; Yoseda 2009). This means that if female </w:t>
      </w:r>
      <w:r w:rsidRPr="00ED7236">
        <w:rPr>
          <w:i/>
          <w:lang w:val="en-GB"/>
        </w:rPr>
        <w:t>B. latro</w:t>
      </w:r>
      <w:r w:rsidRPr="00ED7236">
        <w:rPr>
          <w:lang w:val="en-GB"/>
        </w:rPr>
        <w:t xml:space="preserve"> extrude their eggs around the new moon phase, </w:t>
      </w:r>
      <w:r>
        <w:rPr>
          <w:lang w:val="en-GB"/>
        </w:rPr>
        <w:t xml:space="preserve">the majority of larvae hatched into the sea will correspond with </w:t>
      </w:r>
      <w:r w:rsidRPr="00ED7236">
        <w:rPr>
          <w:lang w:val="en-GB"/>
        </w:rPr>
        <w:t>the next new moon phase (Sato &amp; Yoseda 2009).</w:t>
      </w:r>
      <w:r>
        <w:rPr>
          <w:lang w:val="en-GB"/>
        </w:rPr>
        <w:t xml:space="preserve"> </w:t>
      </w:r>
      <w:commentRangeEnd w:id="638"/>
      <w:r>
        <w:rPr>
          <w:rStyle w:val="CommentReference"/>
          <w:lang w:val="en-GB"/>
        </w:rPr>
        <w:commentReference w:id="638"/>
      </w:r>
      <w:ins w:id="642" w:author="Jennifer Appoo" w:date="2019-11-29T09:59:00Z">
        <w:r w:rsidR="00DF02D9" w:rsidRPr="00DF02D9">
          <w:rPr>
            <w:lang w:val="en-GB"/>
          </w:rPr>
          <w:t xml:space="preserve"> </w:t>
        </w:r>
        <w:r w:rsidR="00DF02D9">
          <w:rPr>
            <w:lang w:val="en-GB"/>
          </w:rPr>
          <w:t xml:space="preserve">Conservation efforts can therefore target exploited beaches within </w:t>
        </w:r>
        <w:r w:rsidR="00DF02D9" w:rsidRPr="00FF5BA5">
          <w:rPr>
            <w:i/>
            <w:lang w:val="en-GB"/>
          </w:rPr>
          <w:t>B. latro</w:t>
        </w:r>
        <w:r w:rsidR="00DF02D9">
          <w:rPr>
            <w:lang w:val="en-GB"/>
          </w:rPr>
          <w:t xml:space="preserve"> range during new moon to curb harvesting of this species when its occurrence is predictable and the species are vulnerable</w:t>
        </w:r>
      </w:ins>
      <w:r>
        <w:rPr>
          <w:lang w:val="en-GB"/>
        </w:rPr>
        <w:t>.</w:t>
      </w:r>
    </w:p>
    <w:p w14:paraId="0D9BA3BB" w14:textId="77777777" w:rsidR="00126403" w:rsidRDefault="00126403" w:rsidP="00126403">
      <w:pPr>
        <w:pStyle w:val="Compact"/>
        <w:spacing w:line="480" w:lineRule="auto"/>
        <w:ind w:firstLine="720"/>
        <w:jc w:val="both"/>
        <w:rPr>
          <w:ins w:id="643" w:author="Jennifer Appoo" w:date="2019-11-28T16:30:00Z"/>
        </w:rPr>
      </w:pPr>
      <w:commentRangeStart w:id="644"/>
      <w:commentRangeStart w:id="645"/>
      <w:ins w:id="646" w:author="Jennifer Appoo" w:date="2019-11-28T16:30:00Z">
        <w:r>
          <w:t>Global</w:t>
        </w:r>
        <w:commentRangeEnd w:id="644"/>
        <w:r>
          <w:rPr>
            <w:rStyle w:val="CommentReference"/>
            <w:lang w:val="en-GB"/>
          </w:rPr>
          <w:commentReference w:id="644"/>
        </w:r>
      </w:ins>
      <w:commentRangeEnd w:id="645"/>
      <w:ins w:id="647" w:author="Jennifer Appoo" w:date="2019-11-29T10:02:00Z">
        <w:r w:rsidR="003F6CA8">
          <w:rPr>
            <w:rStyle w:val="CommentReference"/>
            <w:lang w:val="en-GB"/>
          </w:rPr>
          <w:commentReference w:id="645"/>
        </w:r>
      </w:ins>
      <w:ins w:id="648" w:author="Jennifer Appoo" w:date="2019-11-28T16:30:00Z">
        <w:r>
          <w:t xml:space="preserve"> declines of </w:t>
        </w:r>
        <w:r w:rsidRPr="00D7313E">
          <w:rPr>
            <w:i/>
          </w:rPr>
          <w:t>B. latro</w:t>
        </w:r>
        <w:r>
          <w:t xml:space="preserve"> over the last century have gone largely undocumented and consequently there is no baseline from where to assess the global population status of the species. The population statistics provided in this study, such as a population size of at least more than 4000 individuals, with no indications of a decline in population size there area of extent, largely disqualifies coconut crabs from being listed as IUCN critically endangered. However, substantial meta-populations only occur on a very few remote islands within in the Indian Ocean. Today B. latro most likely occurred on most if not all of these islands. It is therefore almost certain that the global population has undergone a significant contraction in its area of occupancy, has become fragmented and inevitably suffered significant population declines. A hindcast of the global population and its area of occurrence is required to establish if this species qualifies for red listing. The population statistics for the coconut crabs at Aldabra serve as a valuable reference point from which density estimates can be calculated for other islands in a regional model. </w:t>
        </w:r>
      </w:ins>
    </w:p>
    <w:p w14:paraId="26E500BF" w14:textId="748A1303" w:rsidR="00126403" w:rsidRPr="00ED7236" w:rsidRDefault="00126403" w:rsidP="00126403">
      <w:pPr>
        <w:autoSpaceDE w:val="0"/>
        <w:autoSpaceDN w:val="0"/>
        <w:adjustRightInd w:val="0"/>
        <w:spacing w:after="0" w:line="480" w:lineRule="auto"/>
        <w:ind w:firstLine="720"/>
        <w:jc w:val="both"/>
        <w:rPr>
          <w:szCs w:val="24"/>
        </w:rPr>
      </w:pPr>
      <w:commentRangeStart w:id="649"/>
      <w:r w:rsidRPr="00ED7236">
        <w:rPr>
          <w:szCs w:val="24"/>
        </w:rPr>
        <w:lastRenderedPageBreak/>
        <w:t xml:space="preserve">Although </w:t>
      </w:r>
      <w:commentRangeStart w:id="650"/>
      <w:r w:rsidRPr="00ED7236">
        <w:rPr>
          <w:szCs w:val="24"/>
        </w:rPr>
        <w:t xml:space="preserve">further research regarding life history and ecological requirements </w:t>
      </w:r>
      <w:commentRangeEnd w:id="650"/>
      <w:r>
        <w:rPr>
          <w:rStyle w:val="CommentReference"/>
        </w:rPr>
        <w:commentReference w:id="650"/>
      </w:r>
      <w:r w:rsidRPr="00ED7236">
        <w:rPr>
          <w:szCs w:val="24"/>
        </w:rPr>
        <w:t xml:space="preserve">is required, our results suggest that Aldabra may be an important natural source population for other protected areas within its known historic range. </w:t>
      </w:r>
      <w:commentRangeStart w:id="651"/>
      <w:r w:rsidRPr="00ED7236">
        <w:rPr>
          <w:szCs w:val="24"/>
        </w:rPr>
        <w:t xml:space="preserve">Similar long-term studies under natural </w:t>
      </w:r>
      <w:commentRangeEnd w:id="651"/>
      <w:r>
        <w:rPr>
          <w:rStyle w:val="CommentReference"/>
        </w:rPr>
        <w:commentReference w:id="651"/>
      </w:r>
      <w:r w:rsidRPr="00ED7236">
        <w:rPr>
          <w:szCs w:val="24"/>
        </w:rPr>
        <w:t xml:space="preserve">conditions should be implemented for other </w:t>
      </w:r>
      <w:commentRangeStart w:id="652"/>
      <w:r w:rsidR="00342415" w:rsidRPr="00ED7236">
        <w:rPr>
          <w:i/>
          <w:szCs w:val="24"/>
        </w:rPr>
        <w:t>B. latro</w:t>
      </w:r>
      <w:r w:rsidR="00342415" w:rsidRPr="00ED7236">
        <w:rPr>
          <w:szCs w:val="24"/>
        </w:rPr>
        <w:t xml:space="preserve"> populations and are essential to update the IUCN Red List threat status </w:t>
      </w:r>
      <w:commentRangeEnd w:id="652"/>
      <w:r w:rsidR="00342415">
        <w:rPr>
          <w:rStyle w:val="CommentReference"/>
        </w:rPr>
        <w:commentReference w:id="652"/>
      </w:r>
      <w:del w:id="653" w:author="Jennifer Appoo" w:date="2019-11-29T10:09:00Z">
        <w:r w:rsidRPr="00ED7236" w:rsidDel="00DD5171">
          <w:rPr>
            <w:szCs w:val="24"/>
          </w:rPr>
          <w:delText xml:space="preserve"> </w:delText>
        </w:r>
      </w:del>
      <w:r w:rsidRPr="00ED7236">
        <w:rPr>
          <w:szCs w:val="24"/>
        </w:rPr>
        <w:t xml:space="preserve">of </w:t>
      </w:r>
      <w:r w:rsidRPr="00ED7236">
        <w:rPr>
          <w:i/>
          <w:szCs w:val="24"/>
        </w:rPr>
        <w:t>B. latro</w:t>
      </w:r>
      <w:r w:rsidRPr="00ED7236">
        <w:rPr>
          <w:szCs w:val="24"/>
        </w:rPr>
        <w:t xml:space="preserve"> and leverage conservation efforts for this remarkable species.  </w:t>
      </w:r>
      <w:commentRangeEnd w:id="649"/>
      <w:r>
        <w:rPr>
          <w:rStyle w:val="CommentReference"/>
        </w:rPr>
        <w:commentReference w:id="649"/>
      </w:r>
    </w:p>
    <w:p w14:paraId="3413C214" w14:textId="77777777" w:rsidR="00A23C02" w:rsidRPr="00ED7236" w:rsidRDefault="00A23C02" w:rsidP="0014144F">
      <w:pPr>
        <w:autoSpaceDE w:val="0"/>
        <w:autoSpaceDN w:val="0"/>
        <w:adjustRightInd w:val="0"/>
        <w:spacing w:after="0" w:line="480" w:lineRule="auto"/>
        <w:jc w:val="both"/>
        <w:rPr>
          <w:szCs w:val="24"/>
        </w:rPr>
      </w:pPr>
    </w:p>
    <w:p w14:paraId="750939B3" w14:textId="37289DAC" w:rsidR="00A23C02" w:rsidRPr="00ED7236" w:rsidDel="00FE053C" w:rsidRDefault="00FE053C" w:rsidP="0014144F">
      <w:pPr>
        <w:autoSpaceDE w:val="0"/>
        <w:autoSpaceDN w:val="0"/>
        <w:adjustRightInd w:val="0"/>
        <w:spacing w:line="480" w:lineRule="auto"/>
        <w:jc w:val="both"/>
        <w:rPr>
          <w:del w:id="654" w:author="Jennifer Appoo" w:date="2019-11-28T16:31:00Z"/>
          <w:szCs w:val="24"/>
        </w:rPr>
      </w:pPr>
      <w:commentRangeStart w:id="655"/>
      <w:commentRangeEnd w:id="655"/>
      <w:ins w:id="656" w:author="Jennifer Appoo" w:date="2019-11-28T16:31:00Z">
        <w:r>
          <w:rPr>
            <w:rStyle w:val="CommentReference"/>
          </w:rPr>
          <w:commentReference w:id="655"/>
        </w:r>
        <w:commentRangeStart w:id="657"/>
        <w:commentRangeEnd w:id="657"/>
        <w:r>
          <w:rPr>
            <w:rStyle w:val="CommentReference"/>
          </w:rPr>
          <w:commentReference w:id="657"/>
        </w:r>
      </w:ins>
      <w:del w:id="658" w:author="Jennifer Appoo" w:date="2019-11-28T16:31:00Z">
        <w:r w:rsidR="00452FE1" w:rsidDel="00FE053C">
          <w:rPr>
            <w:szCs w:val="24"/>
          </w:rPr>
          <w:delText xml:space="preserve">5. </w:delText>
        </w:r>
        <w:r w:rsidR="00A23C02" w:rsidRPr="00ED7236" w:rsidDel="00FE053C">
          <w:rPr>
            <w:szCs w:val="24"/>
          </w:rPr>
          <w:delText>CONCLUSION</w:delText>
        </w:r>
      </w:del>
    </w:p>
    <w:p w14:paraId="7DF79052" w14:textId="4EE0DAC8" w:rsidR="00A23C02" w:rsidRPr="00ED7236" w:rsidDel="00FE053C" w:rsidRDefault="00E514C7" w:rsidP="0014144F">
      <w:pPr>
        <w:autoSpaceDE w:val="0"/>
        <w:autoSpaceDN w:val="0"/>
        <w:adjustRightInd w:val="0"/>
        <w:spacing w:after="0" w:line="480" w:lineRule="auto"/>
        <w:jc w:val="both"/>
        <w:rPr>
          <w:del w:id="659" w:author="Jennifer Appoo" w:date="2019-11-28T16:31:00Z"/>
          <w:szCs w:val="24"/>
        </w:rPr>
      </w:pPr>
      <w:del w:id="660" w:author="Jennifer Appoo" w:date="2019-11-28T16:31:00Z">
        <w:r w:rsidRPr="00ED7236" w:rsidDel="00FE053C">
          <w:rPr>
            <w:szCs w:val="24"/>
          </w:rPr>
          <w:delText xml:space="preserve">We presented results from </w:delText>
        </w:r>
        <w:r w:rsidR="00A23C02" w:rsidRPr="00ED7236" w:rsidDel="00FE053C">
          <w:rPr>
            <w:szCs w:val="24"/>
          </w:rPr>
          <w:delText xml:space="preserve">one of the longest continuously recorded data sets </w:delText>
        </w:r>
        <w:r w:rsidRPr="00ED7236" w:rsidDel="00FE053C">
          <w:rPr>
            <w:szCs w:val="24"/>
          </w:rPr>
          <w:delText>for</w:delText>
        </w:r>
        <w:r w:rsidR="00A23C02" w:rsidRPr="00ED7236" w:rsidDel="00FE053C">
          <w:rPr>
            <w:szCs w:val="24"/>
          </w:rPr>
          <w:delText xml:space="preserve"> </w:delText>
        </w:r>
        <w:r w:rsidR="00A23C02" w:rsidRPr="00ED7236" w:rsidDel="00FE053C">
          <w:rPr>
            <w:i/>
            <w:szCs w:val="24"/>
          </w:rPr>
          <w:delText>Birgus latro</w:delText>
        </w:r>
        <w:r w:rsidR="00A23C02" w:rsidRPr="00ED7236" w:rsidDel="00FE053C">
          <w:rPr>
            <w:szCs w:val="24"/>
          </w:rPr>
          <w:delText xml:space="preserve"> populations </w:delText>
        </w:r>
        <w:r w:rsidRPr="00ED7236" w:rsidDel="00FE053C">
          <w:rPr>
            <w:szCs w:val="24"/>
          </w:rPr>
          <w:delText xml:space="preserve">which </w:delText>
        </w:r>
        <w:r w:rsidR="00A23C02" w:rsidRPr="00ED7236" w:rsidDel="00FE053C">
          <w:rPr>
            <w:szCs w:val="24"/>
          </w:rPr>
          <w:delText>provide insight</w:delText>
        </w:r>
        <w:r w:rsidRPr="00ED7236" w:rsidDel="00FE053C">
          <w:rPr>
            <w:szCs w:val="24"/>
          </w:rPr>
          <w:delText>s</w:delText>
        </w:r>
        <w:r w:rsidR="00A23C02" w:rsidRPr="00ED7236" w:rsidDel="00FE053C">
          <w:rPr>
            <w:szCs w:val="24"/>
          </w:rPr>
          <w:delText xml:space="preserve"> into the ecology of this species. </w:delText>
        </w:r>
        <w:r w:rsidR="00A23C02" w:rsidRPr="00ED7236" w:rsidDel="00FE053C">
          <w:rPr>
            <w:i/>
            <w:szCs w:val="24"/>
          </w:rPr>
          <w:delText>B. latro</w:delText>
        </w:r>
        <w:r w:rsidR="00A23C02" w:rsidRPr="00ED7236" w:rsidDel="00FE053C">
          <w:rPr>
            <w:szCs w:val="24"/>
          </w:rPr>
          <w:delText xml:space="preserve"> on Aldabra is highly dynamic due mainly to life history traits and resource availability. With a stable and unexploited </w:delText>
        </w:r>
        <w:r w:rsidR="00A23C02" w:rsidRPr="00ED7236" w:rsidDel="00FE053C">
          <w:rPr>
            <w:i/>
            <w:szCs w:val="24"/>
          </w:rPr>
          <w:delText>B. latro</w:delText>
        </w:r>
        <w:r w:rsidR="00A23C02" w:rsidRPr="00ED7236" w:rsidDel="00FE053C">
          <w:rPr>
            <w:szCs w:val="24"/>
          </w:rPr>
          <w:delText xml:space="preserve"> population, Aldabra Atoll represents a </w:delText>
        </w:r>
        <w:r w:rsidR="00A23C02" w:rsidRPr="00ED7236" w:rsidDel="00FE053C">
          <w:rPr>
            <w:rStyle w:val="A0"/>
            <w:iCs/>
            <w:color w:val="auto"/>
            <w:sz w:val="24"/>
            <w:szCs w:val="24"/>
          </w:rPr>
          <w:delText xml:space="preserve">refuge for this species </w:delText>
        </w:r>
        <w:r w:rsidRPr="00ED7236" w:rsidDel="00FE053C">
          <w:rPr>
            <w:rStyle w:val="A0"/>
            <w:iCs/>
            <w:color w:val="auto"/>
            <w:sz w:val="24"/>
            <w:szCs w:val="24"/>
          </w:rPr>
          <w:delText>which is i</w:delText>
        </w:r>
        <w:r w:rsidR="00A23C02" w:rsidRPr="00ED7236" w:rsidDel="00FE053C">
          <w:rPr>
            <w:rStyle w:val="A0"/>
            <w:iCs/>
            <w:color w:val="auto"/>
            <w:sz w:val="24"/>
            <w:szCs w:val="24"/>
          </w:rPr>
          <w:delText xml:space="preserve">n </w:delText>
        </w:r>
        <w:commentRangeStart w:id="661"/>
        <w:r w:rsidR="00D6058B" w:rsidRPr="00ED7236" w:rsidDel="00FE053C">
          <w:rPr>
            <w:rStyle w:val="A0"/>
            <w:iCs/>
            <w:color w:val="auto"/>
            <w:sz w:val="24"/>
            <w:szCs w:val="24"/>
          </w:rPr>
          <w:delText xml:space="preserve">decline elsewhere throughout its range </w:delText>
        </w:r>
        <w:commentRangeEnd w:id="661"/>
        <w:r w:rsidR="00D6058B" w:rsidDel="00FE053C">
          <w:rPr>
            <w:rStyle w:val="CommentReference"/>
          </w:rPr>
          <w:commentReference w:id="661"/>
        </w:r>
        <w:r w:rsidR="00A23C02" w:rsidRPr="00ED7236" w:rsidDel="00FE053C">
          <w:rPr>
            <w:rStyle w:val="A0"/>
            <w:iCs/>
            <w:color w:val="auto"/>
            <w:sz w:val="24"/>
            <w:szCs w:val="24"/>
          </w:rPr>
          <w:delText>and</w:delText>
        </w:r>
        <w:r w:rsidR="00A23C02" w:rsidRPr="00ED7236" w:rsidDel="00FE053C">
          <w:rPr>
            <w:rFonts w:eastAsia="AdvTTf27234c6"/>
            <w:szCs w:val="24"/>
          </w:rPr>
          <w:delText xml:space="preserve"> </w:delText>
        </w:r>
        <w:r w:rsidRPr="00ED7236" w:rsidDel="00FE053C">
          <w:rPr>
            <w:rFonts w:eastAsia="AdvTTf27234c6"/>
            <w:szCs w:val="24"/>
          </w:rPr>
          <w:delText>the atoll may be</w:delText>
        </w:r>
        <w:r w:rsidR="00A23C02" w:rsidRPr="00ED7236" w:rsidDel="00FE053C">
          <w:rPr>
            <w:rFonts w:eastAsia="AdvTTf27234c6"/>
            <w:szCs w:val="24"/>
          </w:rPr>
          <w:delText xml:space="preserve"> a crucial reservoir for repopulating other islands in the Western Indian Ocean (Poupin </w:delText>
        </w:r>
        <w:r w:rsidR="00364218" w:rsidRPr="00ED7236" w:rsidDel="00FE053C">
          <w:rPr>
            <w:rFonts w:eastAsia="AdvTTf27234c6"/>
            <w:szCs w:val="24"/>
          </w:rPr>
          <w:delText>et al.</w:delText>
        </w:r>
        <w:r w:rsidR="00A23C02" w:rsidRPr="00ED7236" w:rsidDel="00FE053C">
          <w:rPr>
            <w:rFonts w:eastAsia="AdvTTf27234c6"/>
            <w:szCs w:val="24"/>
          </w:rPr>
          <w:delText xml:space="preserve"> 2013). A</w:delText>
        </w:r>
        <w:r w:rsidR="00A23C02" w:rsidRPr="00ED7236" w:rsidDel="00FE053C">
          <w:rPr>
            <w:szCs w:val="24"/>
          </w:rPr>
          <w:delText>ldabra</w:delText>
        </w:r>
        <w:r w:rsidRPr="00ED7236" w:rsidDel="00FE053C">
          <w:rPr>
            <w:szCs w:val="24"/>
          </w:rPr>
          <w:delText>’s long-term monitoring programmes</w:delText>
        </w:r>
        <w:r w:rsidR="00A23C02" w:rsidRPr="00ED7236" w:rsidDel="00FE053C">
          <w:rPr>
            <w:szCs w:val="24"/>
          </w:rPr>
          <w:delText xml:space="preserve"> </w:delText>
        </w:r>
        <w:r w:rsidRPr="00ED7236" w:rsidDel="00FE053C">
          <w:rPr>
            <w:szCs w:val="24"/>
          </w:rPr>
          <w:delText xml:space="preserve">provides an opportunity </w:delText>
        </w:r>
        <w:r w:rsidR="00A23C02" w:rsidRPr="00ED7236" w:rsidDel="00FE053C">
          <w:rPr>
            <w:szCs w:val="24"/>
          </w:rPr>
          <w:delText xml:space="preserve">to </w:delText>
        </w:r>
        <w:r w:rsidRPr="00ED7236" w:rsidDel="00FE053C">
          <w:rPr>
            <w:szCs w:val="24"/>
          </w:rPr>
          <w:delText xml:space="preserve">address </w:delText>
        </w:r>
        <w:r w:rsidR="00A23C02" w:rsidRPr="00ED7236" w:rsidDel="00FE053C">
          <w:rPr>
            <w:szCs w:val="24"/>
          </w:rPr>
          <w:delText xml:space="preserve">long held questions on </w:delText>
        </w:r>
        <w:r w:rsidR="00A23C02" w:rsidRPr="00ED7236" w:rsidDel="00FE053C">
          <w:rPr>
            <w:i/>
            <w:szCs w:val="24"/>
          </w:rPr>
          <w:delText>B. latro</w:delText>
        </w:r>
        <w:r w:rsidR="00A23C02" w:rsidRPr="00ED7236" w:rsidDel="00FE053C">
          <w:rPr>
            <w:szCs w:val="24"/>
          </w:rPr>
          <w:delText xml:space="preserve">. </w:delText>
        </w:r>
        <w:r w:rsidRPr="00ED7236" w:rsidDel="00FE053C">
          <w:rPr>
            <w:szCs w:val="24"/>
          </w:rPr>
          <w:delText xml:space="preserve">The atoll’s </w:delText>
        </w:r>
        <w:r w:rsidR="00A23C02" w:rsidRPr="00ED7236" w:rsidDel="00FE053C">
          <w:rPr>
            <w:szCs w:val="24"/>
          </w:rPr>
          <w:delText xml:space="preserve">strict protection from human disturbance </w:delText>
        </w:r>
      </w:del>
      <w:commentRangeStart w:id="662"/>
      <w:del w:id="663" w:author="Jennifer Appoo" w:date="2019-11-28T16:37:00Z">
        <w:r w:rsidR="00F9518F" w:rsidRPr="00ED7236" w:rsidDel="00F9518F">
          <w:rPr>
            <w:szCs w:val="24"/>
          </w:rPr>
          <w:delText xml:space="preserve">allows us to investigate the potential for this species to persist in the face of global climatic changes </w:delText>
        </w:r>
        <w:commentRangeEnd w:id="662"/>
        <w:r w:rsidR="00F9518F" w:rsidDel="00F9518F">
          <w:rPr>
            <w:rStyle w:val="CommentReference"/>
          </w:rPr>
          <w:commentReference w:id="662"/>
        </w:r>
      </w:del>
      <w:del w:id="664" w:author="Jennifer Appoo" w:date="2019-11-28T16:31:00Z">
        <w:r w:rsidR="00A23C02" w:rsidRPr="00ED7236" w:rsidDel="00FE053C">
          <w:rPr>
            <w:szCs w:val="24"/>
          </w:rPr>
          <w:delText>and provide</w:delText>
        </w:r>
        <w:r w:rsidR="00B04B14" w:rsidRPr="00ED7236" w:rsidDel="00FE053C">
          <w:rPr>
            <w:szCs w:val="24"/>
          </w:rPr>
          <w:delText>s</w:delText>
        </w:r>
        <w:r w:rsidR="00A23C02" w:rsidRPr="00ED7236" w:rsidDel="00FE053C">
          <w:rPr>
            <w:szCs w:val="24"/>
          </w:rPr>
          <w:delText xml:space="preserve"> important lessons for other </w:delText>
        </w:r>
      </w:del>
      <w:del w:id="665" w:author="Jennifer Appoo" w:date="2019-11-28T16:09:00Z">
        <w:r w:rsidR="00A23C02" w:rsidRPr="00ED7236" w:rsidDel="004D046D">
          <w:rPr>
            <w:szCs w:val="24"/>
          </w:rPr>
          <w:delText xml:space="preserve">managed and unmanaged </w:delText>
        </w:r>
      </w:del>
      <w:del w:id="666" w:author="Jennifer Appoo" w:date="2019-11-28T16:31:00Z">
        <w:r w:rsidR="00A23C02" w:rsidRPr="00ED7236" w:rsidDel="00FE053C">
          <w:rPr>
            <w:szCs w:val="24"/>
          </w:rPr>
          <w:delText>populations</w:delText>
        </w:r>
      </w:del>
      <w:del w:id="667" w:author="Jennifer Appoo" w:date="2019-11-28T16:09:00Z">
        <w:r w:rsidR="00A23C02" w:rsidRPr="00ED7236" w:rsidDel="004D046D">
          <w:rPr>
            <w:szCs w:val="24"/>
          </w:rPr>
          <w:delText xml:space="preserve"> elsewhere</w:delText>
        </w:r>
      </w:del>
      <w:del w:id="668" w:author="Jennifer Appoo" w:date="2019-11-28T16:31:00Z">
        <w:r w:rsidR="00A23C02" w:rsidRPr="00ED7236" w:rsidDel="00FE053C">
          <w:rPr>
            <w:szCs w:val="24"/>
          </w:rPr>
          <w:delText>.</w:delText>
        </w:r>
      </w:del>
    </w:p>
    <w:p w14:paraId="3B6901C9" w14:textId="77777777" w:rsidR="007B2EB9" w:rsidRPr="00ED7236" w:rsidRDefault="007B2EB9" w:rsidP="0014144F">
      <w:pPr>
        <w:autoSpaceDE w:val="0"/>
        <w:autoSpaceDN w:val="0"/>
        <w:adjustRightInd w:val="0"/>
        <w:spacing w:after="0" w:line="480" w:lineRule="auto"/>
        <w:jc w:val="both"/>
        <w:rPr>
          <w:szCs w:val="24"/>
        </w:rPr>
      </w:pPr>
    </w:p>
    <w:p w14:paraId="124E454C" w14:textId="77777777" w:rsidR="00DB3016" w:rsidRPr="00ED7236" w:rsidRDefault="00DB3016" w:rsidP="0014144F">
      <w:pPr>
        <w:autoSpaceDE w:val="0"/>
        <w:autoSpaceDN w:val="0"/>
        <w:adjustRightInd w:val="0"/>
        <w:spacing w:after="0" w:line="480" w:lineRule="auto"/>
        <w:jc w:val="both"/>
        <w:rPr>
          <w:szCs w:val="24"/>
        </w:rPr>
      </w:pPr>
      <w:r w:rsidRPr="00ED7236">
        <w:rPr>
          <w:szCs w:val="24"/>
        </w:rPr>
        <w:t>ACKNOWLEDGEMENTS</w:t>
      </w:r>
    </w:p>
    <w:p w14:paraId="0D8D1C6A" w14:textId="36574EBE" w:rsidR="00A23C02" w:rsidRPr="00ED7236" w:rsidRDefault="001F5D69" w:rsidP="0014144F">
      <w:pPr>
        <w:autoSpaceDE w:val="0"/>
        <w:autoSpaceDN w:val="0"/>
        <w:adjustRightInd w:val="0"/>
        <w:spacing w:after="0" w:line="480" w:lineRule="auto"/>
        <w:jc w:val="both"/>
        <w:rPr>
          <w:szCs w:val="24"/>
        </w:rPr>
      </w:pPr>
      <w:r w:rsidRPr="00ED7236">
        <w:rPr>
          <w:szCs w:val="24"/>
        </w:rPr>
        <w:t>This dataset involved a large number of contributing staff over the years and would like to thank all S</w:t>
      </w:r>
      <w:r w:rsidR="00CD6DD9" w:rsidRPr="00ED7236">
        <w:rPr>
          <w:szCs w:val="24"/>
        </w:rPr>
        <w:t xml:space="preserve">eychelles </w:t>
      </w:r>
      <w:r w:rsidRPr="00ED7236">
        <w:rPr>
          <w:szCs w:val="24"/>
        </w:rPr>
        <w:t>I</w:t>
      </w:r>
      <w:r w:rsidR="00CD6DD9" w:rsidRPr="00ED7236">
        <w:rPr>
          <w:szCs w:val="24"/>
        </w:rPr>
        <w:t xml:space="preserve">slands </w:t>
      </w:r>
      <w:r w:rsidRPr="00ED7236">
        <w:rPr>
          <w:szCs w:val="24"/>
        </w:rPr>
        <w:t>F</w:t>
      </w:r>
      <w:r w:rsidR="00CD6DD9" w:rsidRPr="00ED7236">
        <w:rPr>
          <w:szCs w:val="24"/>
        </w:rPr>
        <w:t>oundation</w:t>
      </w:r>
      <w:r w:rsidRPr="00ED7236">
        <w:rPr>
          <w:szCs w:val="24"/>
        </w:rPr>
        <w:t xml:space="preserve"> Aldabra staff and volunteers for their assistance in the coconut crab monitoring programme</w:t>
      </w:r>
      <w:r w:rsidR="00CD6DD9" w:rsidRPr="00ED7236">
        <w:rPr>
          <w:szCs w:val="24"/>
        </w:rPr>
        <w:t>,</w:t>
      </w:r>
      <w:r w:rsidRPr="00ED7236">
        <w:rPr>
          <w:szCs w:val="24"/>
        </w:rPr>
        <w:t xml:space="preserve"> and Head Office staff for logistical and administrative support. </w:t>
      </w:r>
      <w:r w:rsidR="00BA25EC" w:rsidRPr="00ED7236">
        <w:rPr>
          <w:szCs w:val="24"/>
        </w:rPr>
        <w:t xml:space="preserve">We thank Cheryl Sanchez for </w:t>
      </w:r>
      <w:r w:rsidR="00DB53D0" w:rsidRPr="00ED7236">
        <w:rPr>
          <w:szCs w:val="24"/>
        </w:rPr>
        <w:t>reviewing the text of the</w:t>
      </w:r>
      <w:r w:rsidR="00BA25EC" w:rsidRPr="00ED7236">
        <w:rPr>
          <w:szCs w:val="24"/>
        </w:rPr>
        <w:t xml:space="preserve"> manuscript. </w:t>
      </w:r>
      <w:r w:rsidRPr="00ED7236">
        <w:rPr>
          <w:szCs w:val="24"/>
        </w:rPr>
        <w:t>We also thank the reviewers</w:t>
      </w:r>
      <w:r w:rsidR="00715D8A" w:rsidRPr="00ED7236">
        <w:rPr>
          <w:szCs w:val="24"/>
        </w:rPr>
        <w:t xml:space="preserve"> who provided us with thorough and constructive feedback that improved our presentation of this research.</w:t>
      </w:r>
    </w:p>
    <w:p w14:paraId="49621E95" w14:textId="77777777" w:rsidR="00D41F8D" w:rsidRPr="00ED7236" w:rsidRDefault="00D41F8D" w:rsidP="0014144F">
      <w:pPr>
        <w:autoSpaceDE w:val="0"/>
        <w:autoSpaceDN w:val="0"/>
        <w:adjustRightInd w:val="0"/>
        <w:spacing w:after="0" w:line="480" w:lineRule="auto"/>
        <w:jc w:val="both"/>
        <w:rPr>
          <w:szCs w:val="24"/>
        </w:rPr>
      </w:pPr>
    </w:p>
    <w:p w14:paraId="4653C4F1" w14:textId="77777777" w:rsidR="00D41F8D" w:rsidRPr="00ED7236" w:rsidRDefault="00D41F8D" w:rsidP="0014144F">
      <w:pPr>
        <w:autoSpaceDE w:val="0"/>
        <w:autoSpaceDN w:val="0"/>
        <w:adjustRightInd w:val="0"/>
        <w:spacing w:after="0" w:line="480" w:lineRule="auto"/>
        <w:jc w:val="both"/>
        <w:rPr>
          <w:szCs w:val="24"/>
        </w:rPr>
      </w:pPr>
      <w:r w:rsidRPr="00ED7236">
        <w:rPr>
          <w:szCs w:val="24"/>
        </w:rPr>
        <w:t>SUPPLEMENTARY MATERIAL</w:t>
      </w:r>
    </w:p>
    <w:p w14:paraId="16B7380E" w14:textId="4A7E4B46" w:rsidR="00D41F8D" w:rsidRPr="00ED7236" w:rsidRDefault="00D41F8D" w:rsidP="0014144F">
      <w:pPr>
        <w:autoSpaceDE w:val="0"/>
        <w:autoSpaceDN w:val="0"/>
        <w:adjustRightInd w:val="0"/>
        <w:spacing w:after="0" w:line="480" w:lineRule="auto"/>
        <w:jc w:val="both"/>
        <w:rPr>
          <w:szCs w:val="24"/>
        </w:rPr>
      </w:pPr>
      <w:r w:rsidRPr="00ED7236">
        <w:rPr>
          <w:szCs w:val="24"/>
        </w:rPr>
        <w:t xml:space="preserve">The supplementary material for this article can be found online at: </w:t>
      </w:r>
    </w:p>
    <w:p w14:paraId="3A0EB235" w14:textId="77777777" w:rsidR="00D41F8D" w:rsidRPr="00ED7236" w:rsidRDefault="00D41F8D" w:rsidP="0014144F">
      <w:pPr>
        <w:autoSpaceDE w:val="0"/>
        <w:autoSpaceDN w:val="0"/>
        <w:adjustRightInd w:val="0"/>
        <w:spacing w:after="0" w:line="480" w:lineRule="auto"/>
        <w:jc w:val="both"/>
        <w:rPr>
          <w:szCs w:val="24"/>
        </w:rPr>
        <w:sectPr w:rsidR="00D41F8D" w:rsidRPr="00ED7236" w:rsidSect="001935EC">
          <w:headerReference w:type="default" r:id="rId11"/>
          <w:footerReference w:type="default" r:id="rId12"/>
          <w:headerReference w:type="first" r:id="rId13"/>
          <w:footnotePr>
            <w:numFmt w:val="chicago"/>
          </w:footnotePr>
          <w:pgSz w:w="11906" w:h="16838"/>
          <w:pgMar w:top="1440" w:right="1440" w:bottom="1440" w:left="1440" w:header="708" w:footer="708" w:gutter="0"/>
          <w:lnNumType w:countBy="1"/>
          <w:cols w:space="708"/>
          <w:docGrid w:linePitch="360"/>
        </w:sectPr>
      </w:pPr>
    </w:p>
    <w:p w14:paraId="7987D9CF" w14:textId="77777777" w:rsidR="00A23C02" w:rsidRPr="00ED7236" w:rsidRDefault="00A23C02" w:rsidP="0014144F">
      <w:pPr>
        <w:pStyle w:val="BodyText"/>
        <w:spacing w:line="480" w:lineRule="auto"/>
        <w:jc w:val="both"/>
        <w:rPr>
          <w:szCs w:val="24"/>
        </w:rPr>
      </w:pPr>
      <w:r w:rsidRPr="00ED7236">
        <w:rPr>
          <w:szCs w:val="24"/>
        </w:rPr>
        <w:lastRenderedPageBreak/>
        <w:t>LITERATURE CITED</w:t>
      </w:r>
    </w:p>
    <w:p w14:paraId="6BBBC917" w14:textId="3D42461F" w:rsidR="00A23C02" w:rsidRPr="00ED7236" w:rsidRDefault="007F7210" w:rsidP="0014144F">
      <w:pPr>
        <w:spacing w:before="240" w:line="480" w:lineRule="auto"/>
        <w:jc w:val="both"/>
        <w:rPr>
          <w:szCs w:val="24"/>
        </w:rPr>
      </w:pPr>
      <w:r w:rsidRPr="00ED7236">
        <w:rPr>
          <w:szCs w:val="24"/>
        </w:rPr>
        <w:t>Alexander HGL (1979</w:t>
      </w:r>
      <w:r w:rsidR="00A23C02" w:rsidRPr="00ED7236">
        <w:rPr>
          <w:szCs w:val="24"/>
        </w:rPr>
        <w:t xml:space="preserve">) </w:t>
      </w:r>
      <w:r w:rsidR="00AE71EB" w:rsidRPr="00ED7236">
        <w:rPr>
          <w:szCs w:val="24"/>
        </w:rPr>
        <w:t>A preliminary assessment of the role of the terrestrial decapod crustaceans in the Aldabran ecosystem</w:t>
      </w:r>
      <w:r w:rsidR="00A23C02" w:rsidRPr="00ED7236">
        <w:rPr>
          <w:szCs w:val="24"/>
        </w:rPr>
        <w:t>.</w:t>
      </w:r>
      <w:r w:rsidR="00AE71EB" w:rsidRPr="00ED7236">
        <w:rPr>
          <w:szCs w:val="24"/>
        </w:rPr>
        <w:t xml:space="preserve"> P</w:t>
      </w:r>
      <w:r w:rsidR="002B3F5D">
        <w:rPr>
          <w:szCs w:val="24"/>
        </w:rPr>
        <w:t>hilos Trans R Soc Lond,</w:t>
      </w:r>
      <w:r w:rsidR="00887D05" w:rsidRPr="00ED7236">
        <w:rPr>
          <w:szCs w:val="24"/>
        </w:rPr>
        <w:t xml:space="preserve"> B</w:t>
      </w:r>
      <w:r w:rsidR="00AE71EB" w:rsidRPr="00ED7236">
        <w:rPr>
          <w:szCs w:val="24"/>
        </w:rPr>
        <w:t xml:space="preserve"> 286:</w:t>
      </w:r>
      <w:r w:rsidR="005B1EFF" w:rsidRPr="00ED7236">
        <w:rPr>
          <w:szCs w:val="24"/>
        </w:rPr>
        <w:t xml:space="preserve"> 241</w:t>
      </w:r>
      <w:r w:rsidR="005B1EFF" w:rsidRPr="00ED7236">
        <w:rPr>
          <w:rStyle w:val="A0"/>
          <w:color w:val="auto"/>
          <w:sz w:val="24"/>
          <w:szCs w:val="24"/>
        </w:rPr>
        <w:t>–</w:t>
      </w:r>
      <w:r w:rsidR="00AE71EB" w:rsidRPr="00ED7236">
        <w:rPr>
          <w:szCs w:val="24"/>
        </w:rPr>
        <w:t>246.</w:t>
      </w:r>
    </w:p>
    <w:p w14:paraId="1E1E70F7" w14:textId="77777777" w:rsidR="00A23C02" w:rsidRPr="00ED7236" w:rsidRDefault="00A23C02" w:rsidP="0014144F">
      <w:pPr>
        <w:spacing w:before="240" w:line="480" w:lineRule="auto"/>
        <w:jc w:val="both"/>
        <w:rPr>
          <w:szCs w:val="24"/>
        </w:rPr>
      </w:pPr>
      <w:r w:rsidRPr="00ED7236">
        <w:rPr>
          <w:szCs w:val="24"/>
        </w:rPr>
        <w:t>Amesbury SS (1980) Biological Studies on the Coconut Crab (</w:t>
      </w:r>
      <w:r w:rsidRPr="00ED7236">
        <w:rPr>
          <w:i/>
          <w:szCs w:val="24"/>
        </w:rPr>
        <w:t>Birgus latro</w:t>
      </w:r>
      <w:r w:rsidRPr="00ED7236">
        <w:rPr>
          <w:szCs w:val="24"/>
        </w:rPr>
        <w:t>) in the Mariana Islands. Agriculture Experiment Station, College of Agriculture and Life Sciences, University of Guam, Technical report no. 17.</w:t>
      </w:r>
    </w:p>
    <w:p w14:paraId="10E08614" w14:textId="77777777" w:rsidR="00A23C02" w:rsidRPr="00ED7236" w:rsidRDefault="00A23C02" w:rsidP="0014144F">
      <w:pPr>
        <w:spacing w:before="240" w:line="480" w:lineRule="auto"/>
        <w:jc w:val="both"/>
        <w:rPr>
          <w:szCs w:val="24"/>
        </w:rPr>
      </w:pPr>
      <w:r w:rsidRPr="00ED7236">
        <w:rPr>
          <w:rStyle w:val="A0"/>
          <w:color w:val="auto"/>
          <w:sz w:val="24"/>
          <w:szCs w:val="24"/>
        </w:rPr>
        <w:t>Anagnostou</w:t>
      </w:r>
      <w:r w:rsidRPr="00ED7236">
        <w:rPr>
          <w:rStyle w:val="A2"/>
          <w:color w:val="auto"/>
          <w:sz w:val="24"/>
          <w:szCs w:val="24"/>
        </w:rPr>
        <w:t xml:space="preserve"> C, </w:t>
      </w:r>
      <w:r w:rsidRPr="00ED7236">
        <w:rPr>
          <w:rStyle w:val="A0"/>
          <w:color w:val="auto"/>
          <w:sz w:val="24"/>
          <w:szCs w:val="24"/>
        </w:rPr>
        <w:t>Schubart</w:t>
      </w:r>
      <w:r w:rsidRPr="00ED7236">
        <w:rPr>
          <w:rStyle w:val="A2"/>
          <w:color w:val="auto"/>
          <w:sz w:val="24"/>
          <w:szCs w:val="24"/>
        </w:rPr>
        <w:t xml:space="preserve"> C (2014) </w:t>
      </w:r>
      <w:r w:rsidRPr="00ED7236">
        <w:rPr>
          <w:rStyle w:val="A1"/>
          <w:b w:val="0"/>
          <w:bCs/>
          <w:color w:val="auto"/>
          <w:sz w:val="24"/>
          <w:szCs w:val="24"/>
        </w:rPr>
        <w:t xml:space="preserve">Morphometric characterisation of a population of adult coconut crabs </w:t>
      </w:r>
      <w:r w:rsidRPr="00ED7236">
        <w:rPr>
          <w:rStyle w:val="A1"/>
          <w:b w:val="0"/>
          <w:bCs/>
          <w:i/>
          <w:iCs/>
          <w:color w:val="auto"/>
          <w:sz w:val="24"/>
          <w:szCs w:val="24"/>
        </w:rPr>
        <w:t xml:space="preserve">Birgus latro </w:t>
      </w:r>
      <w:r w:rsidRPr="00ED7236">
        <w:rPr>
          <w:rStyle w:val="A1"/>
          <w:b w:val="0"/>
          <w:bCs/>
          <w:color w:val="auto"/>
          <w:sz w:val="24"/>
          <w:szCs w:val="24"/>
        </w:rPr>
        <w:t xml:space="preserve">(Decapoda: Anomura: Coenobitidae) from Christmas Island in the Indian Ocean. </w:t>
      </w:r>
      <w:r w:rsidRPr="00ED7236">
        <w:rPr>
          <w:rStyle w:val="A0"/>
          <w:iCs/>
          <w:color w:val="auto"/>
          <w:sz w:val="24"/>
          <w:szCs w:val="24"/>
        </w:rPr>
        <w:t>Raffles Bull Zool</w:t>
      </w:r>
      <w:r w:rsidRPr="00ED7236">
        <w:rPr>
          <w:rStyle w:val="A0"/>
          <w:i/>
          <w:iCs/>
          <w:color w:val="auto"/>
          <w:sz w:val="24"/>
          <w:szCs w:val="24"/>
        </w:rPr>
        <w:t xml:space="preserve"> </w:t>
      </w:r>
      <w:r w:rsidRPr="00ED7236">
        <w:rPr>
          <w:rStyle w:val="A0"/>
          <w:bCs/>
          <w:color w:val="auto"/>
          <w:sz w:val="24"/>
          <w:szCs w:val="24"/>
        </w:rPr>
        <w:t>30</w:t>
      </w:r>
      <w:r w:rsidRPr="00ED7236">
        <w:rPr>
          <w:rStyle w:val="A0"/>
          <w:color w:val="auto"/>
          <w:sz w:val="24"/>
          <w:szCs w:val="24"/>
        </w:rPr>
        <w:t xml:space="preserve">: 136–149. </w:t>
      </w:r>
    </w:p>
    <w:p w14:paraId="108478A6" w14:textId="4B0219C7" w:rsidR="00A23C02" w:rsidRPr="00ED7236" w:rsidRDefault="00A23C02" w:rsidP="0014144F">
      <w:pPr>
        <w:autoSpaceDE w:val="0"/>
        <w:autoSpaceDN w:val="0"/>
        <w:adjustRightInd w:val="0"/>
        <w:spacing w:line="480" w:lineRule="auto"/>
        <w:jc w:val="both"/>
        <w:rPr>
          <w:szCs w:val="24"/>
        </w:rPr>
      </w:pPr>
      <w:r w:rsidRPr="00ED7236">
        <w:rPr>
          <w:szCs w:val="24"/>
        </w:rPr>
        <w:t xml:space="preserve">Baillie JEM, Griffiths J, Turvey ST, Loh J, Collen B (2010) </w:t>
      </w:r>
      <w:r w:rsidRPr="00ED7236">
        <w:rPr>
          <w:rStyle w:val="Hyperlink"/>
          <w:color w:val="auto"/>
          <w:szCs w:val="24"/>
        </w:rPr>
        <w:t>Invertebrata: Are vertebrates representative of animal biodiversity as a w</w:t>
      </w:r>
      <w:r w:rsidR="00887D05" w:rsidRPr="00ED7236">
        <w:rPr>
          <w:rStyle w:val="Hyperlink"/>
          <w:color w:val="auto"/>
          <w:szCs w:val="24"/>
        </w:rPr>
        <w:t>hole? In: Samways M, Böhm M (eds</w:t>
      </w:r>
      <w:r w:rsidRPr="00ED7236">
        <w:rPr>
          <w:rStyle w:val="Hyperlink"/>
          <w:color w:val="auto"/>
          <w:szCs w:val="24"/>
        </w:rPr>
        <w:t>)</w:t>
      </w:r>
      <w:r w:rsidRPr="00ED7236">
        <w:rPr>
          <w:szCs w:val="24"/>
        </w:rPr>
        <w:t xml:space="preserve"> Evolution Lost: Status and Trends of the World’s Vertebrates.</w:t>
      </w:r>
      <w:r w:rsidRPr="00ED7236">
        <w:rPr>
          <w:rStyle w:val="Hyperlink"/>
          <w:color w:val="auto"/>
          <w:szCs w:val="24"/>
        </w:rPr>
        <w:t xml:space="preserve"> </w:t>
      </w:r>
      <w:r w:rsidRPr="00ED7236">
        <w:rPr>
          <w:szCs w:val="24"/>
        </w:rPr>
        <w:t>Zoological Society of London, United Kingdom,</w:t>
      </w:r>
      <w:r w:rsidRPr="00ED7236">
        <w:rPr>
          <w:rStyle w:val="Hyperlink"/>
          <w:color w:val="auto"/>
          <w:szCs w:val="24"/>
        </w:rPr>
        <w:t xml:space="preserve"> pp. 55</w:t>
      </w:r>
      <w:r w:rsidRPr="00ED7236">
        <w:rPr>
          <w:rStyle w:val="A0"/>
          <w:color w:val="auto"/>
          <w:sz w:val="24"/>
          <w:szCs w:val="24"/>
        </w:rPr>
        <w:t>–</w:t>
      </w:r>
      <w:r w:rsidRPr="00ED7236">
        <w:rPr>
          <w:rStyle w:val="Hyperlink"/>
          <w:color w:val="auto"/>
          <w:szCs w:val="24"/>
        </w:rPr>
        <w:t>61</w:t>
      </w:r>
      <w:r w:rsidRPr="00ED7236">
        <w:rPr>
          <w:szCs w:val="24"/>
        </w:rPr>
        <w:t>.</w:t>
      </w:r>
    </w:p>
    <w:p w14:paraId="45152171" w14:textId="77777777" w:rsidR="00A23C02" w:rsidRPr="00ED7236" w:rsidRDefault="00A23C02" w:rsidP="0014144F">
      <w:pPr>
        <w:autoSpaceDE w:val="0"/>
        <w:autoSpaceDN w:val="0"/>
        <w:adjustRightInd w:val="0"/>
        <w:spacing w:line="480" w:lineRule="auto"/>
        <w:jc w:val="both"/>
        <w:rPr>
          <w:szCs w:val="24"/>
        </w:rPr>
      </w:pPr>
      <w:r w:rsidRPr="00ED7236">
        <w:rPr>
          <w:szCs w:val="24"/>
        </w:rPr>
        <w:t>Bland LM, Collen B, Orme CDL, Bielby J (2014) Predicting the conservation status of data-deficient species. Conserv Biol 00: 1</w:t>
      </w:r>
      <w:r w:rsidRPr="00ED7236">
        <w:rPr>
          <w:rStyle w:val="A0"/>
          <w:color w:val="auto"/>
          <w:sz w:val="24"/>
          <w:szCs w:val="24"/>
        </w:rPr>
        <w:t>–</w:t>
      </w:r>
      <w:r w:rsidRPr="00ED7236">
        <w:rPr>
          <w:szCs w:val="24"/>
        </w:rPr>
        <w:t>10.</w:t>
      </w:r>
    </w:p>
    <w:p w14:paraId="55097FFE" w14:textId="77777777" w:rsidR="00A23C02" w:rsidRPr="00ED7236" w:rsidRDefault="00A23C02" w:rsidP="0014144F">
      <w:pPr>
        <w:autoSpaceDE w:val="0"/>
        <w:autoSpaceDN w:val="0"/>
        <w:adjustRightInd w:val="0"/>
        <w:spacing w:before="240" w:line="480" w:lineRule="auto"/>
        <w:jc w:val="both"/>
        <w:rPr>
          <w:szCs w:val="24"/>
        </w:rPr>
      </w:pPr>
      <w:r w:rsidRPr="00ED7236">
        <w:rPr>
          <w:szCs w:val="24"/>
        </w:rPr>
        <w:t xml:space="preserve">Chauvet C, Kadiri-Jan T (1999) Assessment of an unexploited population of coconut crabs, </w:t>
      </w:r>
      <w:r w:rsidRPr="00ED7236">
        <w:rPr>
          <w:i/>
          <w:szCs w:val="24"/>
        </w:rPr>
        <w:t>Birgus latro</w:t>
      </w:r>
      <w:r w:rsidRPr="00ED7236">
        <w:rPr>
          <w:szCs w:val="24"/>
        </w:rPr>
        <w:t xml:space="preserve"> (Linne, 1767) on Taiaro atoll (Tuamotu Archipelago, French Polynesia). Coral Reefs 18: 297</w:t>
      </w:r>
      <w:r w:rsidRPr="00ED7236">
        <w:rPr>
          <w:rStyle w:val="A0"/>
          <w:color w:val="auto"/>
          <w:sz w:val="24"/>
          <w:szCs w:val="24"/>
        </w:rPr>
        <w:t>–</w:t>
      </w:r>
      <w:r w:rsidRPr="00ED7236">
        <w:rPr>
          <w:szCs w:val="24"/>
        </w:rPr>
        <w:t>299.</w:t>
      </w:r>
    </w:p>
    <w:p w14:paraId="68801A86" w14:textId="77777777" w:rsidR="00A23C02" w:rsidRPr="00ED7236" w:rsidRDefault="00A23C02" w:rsidP="0014144F">
      <w:pPr>
        <w:autoSpaceDE w:val="0"/>
        <w:autoSpaceDN w:val="0"/>
        <w:adjustRightInd w:val="0"/>
        <w:spacing w:before="240" w:line="480" w:lineRule="auto"/>
        <w:jc w:val="both"/>
        <w:rPr>
          <w:szCs w:val="24"/>
        </w:rPr>
      </w:pPr>
      <w:r w:rsidRPr="00ED7236">
        <w:rPr>
          <w:szCs w:val="24"/>
        </w:rPr>
        <w:t xml:space="preserve">Collen B, Böhm M, Kemp R, Baillie JEM (2012) Spineless: status and trends of the world’s invertebrates. Zoological Society of London, United Kingdom. </w:t>
      </w:r>
    </w:p>
    <w:p w14:paraId="60EC4C12" w14:textId="77777777" w:rsidR="00A23C02" w:rsidRPr="00ED7236" w:rsidRDefault="00A23C02" w:rsidP="0014144F">
      <w:pPr>
        <w:spacing w:before="240" w:line="480" w:lineRule="auto"/>
        <w:jc w:val="both"/>
        <w:rPr>
          <w:szCs w:val="24"/>
        </w:rPr>
      </w:pPr>
      <w:r w:rsidRPr="00ED7236">
        <w:rPr>
          <w:szCs w:val="24"/>
        </w:rPr>
        <w:lastRenderedPageBreak/>
        <w:t xml:space="preserve">Drew MM, Hansson BS (2014) The population structure of </w:t>
      </w:r>
      <w:r w:rsidRPr="00ED7236">
        <w:rPr>
          <w:i/>
          <w:szCs w:val="24"/>
        </w:rPr>
        <w:t>Birgus latro</w:t>
      </w:r>
      <w:r w:rsidRPr="00ED7236">
        <w:rPr>
          <w:szCs w:val="24"/>
        </w:rPr>
        <w:t xml:space="preserve"> (Crustacea: Decapoda: Anomura: Coenobitidae) on Christmas Island with incidental notes on behaviour. </w:t>
      </w:r>
      <w:r w:rsidRPr="00ED7236">
        <w:rPr>
          <w:rStyle w:val="A0"/>
          <w:iCs/>
          <w:color w:val="auto"/>
          <w:sz w:val="24"/>
          <w:szCs w:val="24"/>
        </w:rPr>
        <w:t>Raffles Bull Zool</w:t>
      </w:r>
      <w:r w:rsidRPr="00ED7236">
        <w:rPr>
          <w:rStyle w:val="A0"/>
          <w:i/>
          <w:iCs/>
          <w:color w:val="auto"/>
          <w:sz w:val="24"/>
          <w:szCs w:val="24"/>
        </w:rPr>
        <w:t xml:space="preserve"> </w:t>
      </w:r>
      <w:r w:rsidRPr="00ED7236">
        <w:rPr>
          <w:rStyle w:val="A0"/>
          <w:bCs/>
          <w:color w:val="auto"/>
          <w:sz w:val="24"/>
          <w:szCs w:val="24"/>
        </w:rPr>
        <w:t>30</w:t>
      </w:r>
      <w:r w:rsidRPr="00ED7236">
        <w:rPr>
          <w:rStyle w:val="A0"/>
          <w:color w:val="auto"/>
          <w:sz w:val="24"/>
          <w:szCs w:val="24"/>
        </w:rPr>
        <w:t>: 150–161.</w:t>
      </w:r>
    </w:p>
    <w:p w14:paraId="642F3976" w14:textId="77777777" w:rsidR="00A23C02" w:rsidRPr="00ED7236" w:rsidRDefault="00A23C02" w:rsidP="0014144F">
      <w:pPr>
        <w:autoSpaceDE w:val="0"/>
        <w:autoSpaceDN w:val="0"/>
        <w:adjustRightInd w:val="0"/>
        <w:spacing w:line="480" w:lineRule="auto"/>
        <w:jc w:val="both"/>
        <w:rPr>
          <w:szCs w:val="24"/>
        </w:rPr>
      </w:pPr>
      <w:r w:rsidRPr="00ED7236">
        <w:rPr>
          <w:szCs w:val="24"/>
        </w:rPr>
        <w:t xml:space="preserve">Drew MM, Hartnoll RG, Hansson BS (2012) An improved mark-recapture method using passive integrated transponder (PIT) tags in </w:t>
      </w:r>
      <w:r w:rsidRPr="00ED7236">
        <w:rPr>
          <w:i/>
          <w:szCs w:val="24"/>
        </w:rPr>
        <w:t>Birgus latro</w:t>
      </w:r>
      <w:r w:rsidRPr="00ED7236">
        <w:rPr>
          <w:szCs w:val="24"/>
        </w:rPr>
        <w:t xml:space="preserve"> (Linnaeus, 1767) (Decapoda, Anomura). Crustaceana 85: 89</w:t>
      </w:r>
      <w:r w:rsidRPr="00ED7236">
        <w:rPr>
          <w:rStyle w:val="A0"/>
          <w:color w:val="auto"/>
          <w:sz w:val="24"/>
          <w:szCs w:val="24"/>
        </w:rPr>
        <w:t>–</w:t>
      </w:r>
      <w:r w:rsidRPr="00ED7236">
        <w:rPr>
          <w:szCs w:val="24"/>
        </w:rPr>
        <w:t xml:space="preserve">102. </w:t>
      </w:r>
    </w:p>
    <w:p w14:paraId="02BC456E" w14:textId="77777777" w:rsidR="00A23C02" w:rsidRPr="00ED7236" w:rsidRDefault="00A23C02" w:rsidP="0014144F">
      <w:pPr>
        <w:spacing w:before="240" w:line="480" w:lineRule="auto"/>
        <w:jc w:val="both"/>
        <w:rPr>
          <w:szCs w:val="24"/>
        </w:rPr>
      </w:pPr>
      <w:r w:rsidRPr="00ED7236">
        <w:rPr>
          <w:szCs w:val="24"/>
        </w:rPr>
        <w:t xml:space="preserve">Drew MM, Harzsch S, Stensmyr, M, Erland S, Hansson BS (2010) A review of the biology and ecology of the Robber Crab, </w:t>
      </w:r>
      <w:r w:rsidRPr="00ED7236">
        <w:rPr>
          <w:i/>
          <w:szCs w:val="24"/>
        </w:rPr>
        <w:t>Birgus latro</w:t>
      </w:r>
      <w:r w:rsidRPr="00ED7236">
        <w:rPr>
          <w:szCs w:val="24"/>
        </w:rPr>
        <w:t xml:space="preserve"> (Linnaeus, 1767) (Anomura: Coenobitidae). Zool Anz 249: 45–67.</w:t>
      </w:r>
    </w:p>
    <w:p w14:paraId="0BC02D1C" w14:textId="69F7E3F8" w:rsidR="00A23C02" w:rsidRPr="00ED7236" w:rsidRDefault="00A23C02" w:rsidP="0014144F">
      <w:pPr>
        <w:spacing w:before="240" w:line="480" w:lineRule="auto"/>
        <w:jc w:val="both"/>
        <w:rPr>
          <w:szCs w:val="24"/>
        </w:rPr>
      </w:pPr>
      <w:r w:rsidRPr="00ED7236">
        <w:rPr>
          <w:szCs w:val="24"/>
        </w:rPr>
        <w:t xml:space="preserve">Eldredge LG (1996) </w:t>
      </w:r>
      <w:r w:rsidRPr="00ED7236">
        <w:rPr>
          <w:i/>
          <w:iCs/>
          <w:szCs w:val="24"/>
        </w:rPr>
        <w:t>Birgus latro</w:t>
      </w:r>
      <w:r w:rsidRPr="00ED7236">
        <w:rPr>
          <w:iCs/>
          <w:szCs w:val="24"/>
        </w:rPr>
        <w:t>. The IUCN Red List of Threatened Species 1996</w:t>
      </w:r>
      <w:r w:rsidRPr="00ED7236">
        <w:rPr>
          <w:szCs w:val="24"/>
        </w:rPr>
        <w:t>:e.T2811A9484078.</w:t>
      </w:r>
      <w:r w:rsidR="00CE748A" w:rsidRPr="00ED7236">
        <w:rPr>
          <w:szCs w:val="24"/>
        </w:rPr>
        <w:t xml:space="preserve"> </w:t>
      </w:r>
      <w:r w:rsidR="00A82B01" w:rsidRPr="00C329D1">
        <w:rPr>
          <w:color w:val="000000"/>
          <w:szCs w:val="24"/>
          <w:shd w:val="clear" w:color="auto" w:fill="FFFFFF"/>
        </w:rPr>
        <w:t>www.iucnredlist.org</w:t>
      </w:r>
      <w:r w:rsidR="00A82B01">
        <w:rPr>
          <w:color w:val="000000"/>
          <w:szCs w:val="24"/>
          <w:shd w:val="clear" w:color="auto" w:fill="FFFFFF"/>
        </w:rPr>
        <w:t xml:space="preserve"> (accessed </w:t>
      </w:r>
      <w:r w:rsidR="00CE748A" w:rsidRPr="00ED7236">
        <w:rPr>
          <w:szCs w:val="24"/>
        </w:rPr>
        <w:t>03</w:t>
      </w:r>
      <w:r w:rsidR="00A82B01">
        <w:rPr>
          <w:szCs w:val="24"/>
        </w:rPr>
        <w:t>rd</w:t>
      </w:r>
      <w:r w:rsidR="00CE748A" w:rsidRPr="00ED7236">
        <w:rPr>
          <w:szCs w:val="24"/>
        </w:rPr>
        <w:t xml:space="preserve"> September 2018</w:t>
      </w:r>
      <w:r w:rsidR="00A82B01">
        <w:rPr>
          <w:szCs w:val="24"/>
        </w:rPr>
        <w:t>)</w:t>
      </w:r>
      <w:r w:rsidR="00CE748A" w:rsidRPr="00ED7236">
        <w:rPr>
          <w:szCs w:val="24"/>
        </w:rPr>
        <w:t>.</w:t>
      </w:r>
    </w:p>
    <w:p w14:paraId="668F3BBA" w14:textId="77777777" w:rsidR="00A23C02" w:rsidRPr="00ED7236" w:rsidRDefault="00A23C02" w:rsidP="0014144F">
      <w:pPr>
        <w:spacing w:before="240" w:line="480" w:lineRule="auto"/>
        <w:jc w:val="both"/>
        <w:rPr>
          <w:szCs w:val="24"/>
        </w:rPr>
      </w:pPr>
      <w:r w:rsidRPr="00ED7236">
        <w:rPr>
          <w:szCs w:val="24"/>
        </w:rPr>
        <w:t>Fiske I, Chandler R (2011) ‘unmarked’: an R package for Fitting Hierarchichal Models of Wildlife Occurrence and Abundance. J Stat Softw 43: 1–23.</w:t>
      </w:r>
    </w:p>
    <w:p w14:paraId="613796ED" w14:textId="699EA9EF" w:rsidR="00044558" w:rsidRPr="00ED7236" w:rsidRDefault="00044558" w:rsidP="0014144F">
      <w:pPr>
        <w:spacing w:before="240" w:line="480" w:lineRule="auto"/>
        <w:jc w:val="both"/>
        <w:rPr>
          <w:szCs w:val="24"/>
        </w:rPr>
      </w:pPr>
      <w:r w:rsidRPr="00ED7236">
        <w:rPr>
          <w:szCs w:val="24"/>
        </w:rPr>
        <w:t xml:space="preserve">Fletcher WJ (1991) Coconut Crabs. In: Pacific Islands Forum Fisheries Agency report 92/69, chapter 19, pp 643–681. </w:t>
      </w:r>
    </w:p>
    <w:p w14:paraId="1FF33404" w14:textId="2CA5E767" w:rsidR="00A23C02" w:rsidRPr="00ED7236" w:rsidRDefault="00A23C02" w:rsidP="0014144F">
      <w:pPr>
        <w:spacing w:before="240" w:line="480" w:lineRule="auto"/>
        <w:jc w:val="both"/>
        <w:rPr>
          <w:szCs w:val="24"/>
        </w:rPr>
      </w:pPr>
      <w:r w:rsidRPr="00ED7236">
        <w:rPr>
          <w:szCs w:val="24"/>
        </w:rPr>
        <w:t>Fletcher WJ (1993) Coconut crabs. In: Wright A, Hill L (eds)</w:t>
      </w:r>
      <w:r w:rsidRPr="00ED7236">
        <w:rPr>
          <w:i/>
          <w:szCs w:val="24"/>
        </w:rPr>
        <w:t xml:space="preserve"> </w:t>
      </w:r>
      <w:r w:rsidRPr="00ED7236">
        <w:rPr>
          <w:szCs w:val="24"/>
        </w:rPr>
        <w:t>Nearshore marine resources of the south Pacific. Institute of Pacific Studies. University of the South Pacific. FFA and ICOD, pp. 643–681.</w:t>
      </w:r>
    </w:p>
    <w:p w14:paraId="501F45C2" w14:textId="77777777" w:rsidR="00A23C02" w:rsidRPr="00ED7236" w:rsidRDefault="00A23C02" w:rsidP="0014144F">
      <w:pPr>
        <w:spacing w:before="240" w:line="480" w:lineRule="auto"/>
        <w:jc w:val="both"/>
        <w:rPr>
          <w:szCs w:val="24"/>
        </w:rPr>
      </w:pPr>
      <w:r w:rsidRPr="00ED7236">
        <w:rPr>
          <w:szCs w:val="24"/>
        </w:rPr>
        <w:t xml:space="preserve">Fletcher WJ, Brown IW, Fielder DR (1990) Growth of the coconut crab </w:t>
      </w:r>
      <w:r w:rsidRPr="00ED7236">
        <w:rPr>
          <w:i/>
          <w:iCs/>
          <w:szCs w:val="24"/>
        </w:rPr>
        <w:t xml:space="preserve">Birgus latro </w:t>
      </w:r>
      <w:r w:rsidRPr="00ED7236">
        <w:rPr>
          <w:szCs w:val="24"/>
        </w:rPr>
        <w:t>in Vanuatu. J Exp Mar Biol Ecol 141: 63–78.</w:t>
      </w:r>
    </w:p>
    <w:p w14:paraId="5AC4082E" w14:textId="77777777" w:rsidR="00A23C02" w:rsidRPr="00ED7236" w:rsidRDefault="00A23C02" w:rsidP="0014144F">
      <w:pPr>
        <w:spacing w:before="240" w:line="480" w:lineRule="auto"/>
        <w:jc w:val="both"/>
        <w:rPr>
          <w:szCs w:val="24"/>
        </w:rPr>
      </w:pPr>
      <w:r w:rsidRPr="00ED7236">
        <w:rPr>
          <w:szCs w:val="24"/>
        </w:rPr>
        <w:t>Fletcher WJ, Brown IW, Fielder DR, Obed A (1991) Moulting and growth characteristics. In: Brown IW, Fielder DR (eds)</w:t>
      </w:r>
      <w:r w:rsidRPr="00ED7236">
        <w:rPr>
          <w:i/>
          <w:szCs w:val="24"/>
        </w:rPr>
        <w:t xml:space="preserve"> </w:t>
      </w:r>
      <w:r w:rsidRPr="00ED7236">
        <w:rPr>
          <w:szCs w:val="24"/>
        </w:rPr>
        <w:t xml:space="preserve">The Coconut Crab: Aspects of biology and ecology of </w:t>
      </w:r>
      <w:r w:rsidRPr="00ED7236">
        <w:rPr>
          <w:i/>
          <w:szCs w:val="24"/>
        </w:rPr>
        <w:t xml:space="preserve">Birgus </w:t>
      </w:r>
      <w:r w:rsidRPr="00ED7236">
        <w:rPr>
          <w:i/>
          <w:szCs w:val="24"/>
        </w:rPr>
        <w:lastRenderedPageBreak/>
        <w:t>latro</w:t>
      </w:r>
      <w:r w:rsidRPr="00ED7236">
        <w:rPr>
          <w:szCs w:val="24"/>
        </w:rPr>
        <w:t xml:space="preserve"> in the Republic of Vanuatu. Australian Centre for International Agricultural Research, Canberra, pp. 35–60.</w:t>
      </w:r>
    </w:p>
    <w:p w14:paraId="2D7AAB59" w14:textId="633BE300" w:rsidR="00A23C02" w:rsidRPr="00ED7236" w:rsidRDefault="00A23C02" w:rsidP="0014144F">
      <w:pPr>
        <w:spacing w:before="240" w:line="480" w:lineRule="auto"/>
        <w:jc w:val="both"/>
        <w:rPr>
          <w:szCs w:val="24"/>
        </w:rPr>
      </w:pPr>
      <w:r w:rsidRPr="00ED7236">
        <w:rPr>
          <w:szCs w:val="24"/>
        </w:rPr>
        <w:t xml:space="preserve">Grubb P (1971) Ecology of terrestrial decapod crustaceans on Aldabra. </w:t>
      </w:r>
      <w:r w:rsidR="002B3F5D">
        <w:rPr>
          <w:iCs/>
          <w:szCs w:val="24"/>
        </w:rPr>
        <w:t>Philos Trans R Soc Lond</w:t>
      </w:r>
      <w:r w:rsidRPr="00ED7236">
        <w:rPr>
          <w:iCs/>
          <w:szCs w:val="24"/>
        </w:rPr>
        <w:t xml:space="preserve">, B </w:t>
      </w:r>
      <w:r w:rsidRPr="00ED7236">
        <w:rPr>
          <w:bCs/>
          <w:szCs w:val="24"/>
        </w:rPr>
        <w:t>260</w:t>
      </w:r>
      <w:r w:rsidRPr="00ED7236">
        <w:rPr>
          <w:szCs w:val="24"/>
        </w:rPr>
        <w:t>: 411–416.</w:t>
      </w:r>
    </w:p>
    <w:p w14:paraId="560C389E" w14:textId="77777777" w:rsidR="00A23C02" w:rsidRPr="00ED7236" w:rsidRDefault="00A23C02" w:rsidP="0014144F">
      <w:pPr>
        <w:spacing w:before="240" w:line="480" w:lineRule="auto"/>
        <w:jc w:val="both"/>
        <w:rPr>
          <w:szCs w:val="24"/>
        </w:rPr>
      </w:pPr>
      <w:r w:rsidRPr="00ED7236">
        <w:rPr>
          <w:szCs w:val="24"/>
        </w:rPr>
        <w:t>Haig J (1984) Land and freshwater crabs of the Seychelles and neighbouring islands. In: Stoddart DR (ed) Biogeography and ecology of the Seychelles Islands. Dr W. Junk Publishers, The Hague, Boston, Lancaster.</w:t>
      </w:r>
    </w:p>
    <w:p w14:paraId="249E6B8E" w14:textId="5DF085CB" w:rsidR="00A23C02" w:rsidRPr="00ED7236" w:rsidRDefault="00A23C02" w:rsidP="0014144F">
      <w:pPr>
        <w:pStyle w:val="HTMLPreformatted"/>
        <w:spacing w:after="240" w:line="480" w:lineRule="auto"/>
        <w:jc w:val="both"/>
        <w:rPr>
          <w:rFonts w:ascii="Times New Roman" w:hAnsi="Times New Roman" w:cs="Times New Roman"/>
          <w:sz w:val="24"/>
          <w:szCs w:val="24"/>
        </w:rPr>
      </w:pPr>
      <w:r w:rsidRPr="00ED7236">
        <w:rPr>
          <w:rFonts w:ascii="Times New Roman" w:hAnsi="Times New Roman" w:cs="Times New Roman"/>
          <w:sz w:val="24"/>
          <w:szCs w:val="24"/>
        </w:rPr>
        <w:t>Hnatiuk R, Merton L (1979) A Perspective of the Vegetation of Aldabra. Philos Trans R Soc Lond</w:t>
      </w:r>
      <w:r w:rsidR="002B3F5D">
        <w:rPr>
          <w:rFonts w:ascii="Times New Roman" w:hAnsi="Times New Roman" w:cs="Times New Roman"/>
          <w:sz w:val="24"/>
          <w:szCs w:val="24"/>
        </w:rPr>
        <w:t>,</w:t>
      </w:r>
      <w:r w:rsidRPr="00ED7236">
        <w:rPr>
          <w:rFonts w:ascii="Times New Roman" w:hAnsi="Times New Roman" w:cs="Times New Roman"/>
          <w:sz w:val="24"/>
          <w:szCs w:val="24"/>
        </w:rPr>
        <w:t xml:space="preserve"> B </w:t>
      </w:r>
      <w:r w:rsidRPr="00ED7236">
        <w:rPr>
          <w:rFonts w:ascii="Times New Roman" w:hAnsi="Times New Roman" w:cs="Times New Roman"/>
          <w:iCs/>
          <w:sz w:val="24"/>
          <w:szCs w:val="24"/>
        </w:rPr>
        <w:t>286</w:t>
      </w:r>
      <w:r w:rsidRPr="00ED7236">
        <w:rPr>
          <w:rFonts w:ascii="Times New Roman" w:hAnsi="Times New Roman" w:cs="Times New Roman"/>
          <w:sz w:val="24"/>
          <w:szCs w:val="24"/>
        </w:rPr>
        <w:t>: 79–84.</w:t>
      </w:r>
    </w:p>
    <w:p w14:paraId="00B7A04E" w14:textId="4545394E" w:rsidR="00CE748A" w:rsidRPr="00ED7236" w:rsidRDefault="002F7B0B" w:rsidP="0014144F">
      <w:pPr>
        <w:autoSpaceDE w:val="0"/>
        <w:autoSpaceDN w:val="0"/>
        <w:adjustRightInd w:val="0"/>
        <w:spacing w:after="240" w:line="480" w:lineRule="auto"/>
        <w:jc w:val="both"/>
        <w:rPr>
          <w:color w:val="000000"/>
          <w:szCs w:val="24"/>
          <w:shd w:val="clear" w:color="auto" w:fill="FFFFFF"/>
        </w:rPr>
      </w:pPr>
      <w:r w:rsidRPr="00ED7236">
        <w:rPr>
          <w:color w:val="000000"/>
          <w:szCs w:val="24"/>
          <w:shd w:val="clear" w:color="auto" w:fill="FFFFFF"/>
        </w:rPr>
        <w:t>IUCN (2019</w:t>
      </w:r>
      <w:r w:rsidR="00CE748A" w:rsidRPr="00ED7236">
        <w:rPr>
          <w:color w:val="000000"/>
          <w:szCs w:val="24"/>
          <w:shd w:val="clear" w:color="auto" w:fill="FFFFFF"/>
        </w:rPr>
        <w:t xml:space="preserve">) The IUCN Red List of </w:t>
      </w:r>
      <w:r w:rsidRPr="00ED7236">
        <w:rPr>
          <w:color w:val="000000"/>
          <w:szCs w:val="24"/>
          <w:shd w:val="clear" w:color="auto" w:fill="FFFFFF"/>
        </w:rPr>
        <w:t>Threatened Species. Version 2019-2</w:t>
      </w:r>
      <w:r w:rsidR="00CE748A" w:rsidRPr="00ED7236">
        <w:rPr>
          <w:color w:val="000000"/>
          <w:szCs w:val="24"/>
          <w:shd w:val="clear" w:color="auto" w:fill="FFFFFF"/>
        </w:rPr>
        <w:t xml:space="preserve">. </w:t>
      </w:r>
      <w:r w:rsidR="00C329D1" w:rsidRPr="00C329D1">
        <w:rPr>
          <w:color w:val="000000"/>
          <w:szCs w:val="24"/>
          <w:shd w:val="clear" w:color="auto" w:fill="FFFFFF"/>
        </w:rPr>
        <w:t>www.iucnredlist.org</w:t>
      </w:r>
      <w:r w:rsidR="00C329D1">
        <w:rPr>
          <w:color w:val="000000"/>
          <w:szCs w:val="24"/>
          <w:shd w:val="clear" w:color="auto" w:fill="FFFFFF"/>
        </w:rPr>
        <w:t xml:space="preserve"> (accessed</w:t>
      </w:r>
      <w:r w:rsidR="00CE748A" w:rsidRPr="00ED7236">
        <w:rPr>
          <w:color w:val="000000"/>
          <w:szCs w:val="24"/>
          <w:shd w:val="clear" w:color="auto" w:fill="FFFFFF"/>
        </w:rPr>
        <w:t> </w:t>
      </w:r>
      <w:r w:rsidRPr="00ED7236">
        <w:rPr>
          <w:bCs/>
          <w:color w:val="000000"/>
          <w:szCs w:val="24"/>
          <w:shd w:val="clear" w:color="auto" w:fill="FFFFFF"/>
        </w:rPr>
        <w:t>28</w:t>
      </w:r>
      <w:r w:rsidR="00C329D1">
        <w:rPr>
          <w:bCs/>
          <w:color w:val="000000"/>
          <w:szCs w:val="24"/>
          <w:shd w:val="clear" w:color="auto" w:fill="FFFFFF"/>
        </w:rPr>
        <w:t>th</w:t>
      </w:r>
      <w:r w:rsidR="00CE748A" w:rsidRPr="00ED7236">
        <w:rPr>
          <w:bCs/>
          <w:color w:val="000000"/>
          <w:szCs w:val="24"/>
          <w:shd w:val="clear" w:color="auto" w:fill="FFFFFF"/>
        </w:rPr>
        <w:t xml:space="preserve"> </w:t>
      </w:r>
      <w:r w:rsidRPr="00ED7236">
        <w:rPr>
          <w:bCs/>
          <w:color w:val="000000"/>
          <w:szCs w:val="24"/>
          <w:shd w:val="clear" w:color="auto" w:fill="FFFFFF"/>
        </w:rPr>
        <w:t>October 2019</w:t>
      </w:r>
      <w:r w:rsidR="00C329D1">
        <w:rPr>
          <w:bCs/>
          <w:color w:val="000000"/>
          <w:szCs w:val="24"/>
          <w:shd w:val="clear" w:color="auto" w:fill="FFFFFF"/>
        </w:rPr>
        <w:t>)</w:t>
      </w:r>
      <w:r w:rsidR="00CE748A" w:rsidRPr="00ED7236">
        <w:rPr>
          <w:color w:val="000000"/>
          <w:szCs w:val="24"/>
          <w:shd w:val="clear" w:color="auto" w:fill="FFFFFF"/>
        </w:rPr>
        <w:t>.</w:t>
      </w:r>
    </w:p>
    <w:p w14:paraId="6C90E5E6" w14:textId="1F8D7940" w:rsidR="00A23C02" w:rsidRPr="00ED7236" w:rsidRDefault="00A23C02" w:rsidP="0014144F">
      <w:pPr>
        <w:autoSpaceDE w:val="0"/>
        <w:autoSpaceDN w:val="0"/>
        <w:adjustRightInd w:val="0"/>
        <w:spacing w:after="240" w:line="480" w:lineRule="auto"/>
        <w:jc w:val="both"/>
        <w:rPr>
          <w:szCs w:val="24"/>
        </w:rPr>
      </w:pPr>
      <w:r w:rsidRPr="00ED7236">
        <w:rPr>
          <w:szCs w:val="24"/>
        </w:rPr>
        <w:t>James DJ (2008) Christmas Island Biodiversity Monitoring Program: December 2003 to April 2007. Report to the Department of Finance and Deregulation from the Director of National Parks.</w:t>
      </w:r>
    </w:p>
    <w:p w14:paraId="15F2EE2A" w14:textId="2685FA9B" w:rsidR="00A23C02" w:rsidRPr="00ED7236" w:rsidRDefault="00A23C02" w:rsidP="0014144F">
      <w:pPr>
        <w:spacing w:before="240" w:line="480" w:lineRule="auto"/>
        <w:jc w:val="both"/>
        <w:rPr>
          <w:szCs w:val="24"/>
          <w:lang w:val="pt-BR"/>
        </w:rPr>
      </w:pPr>
      <w:r w:rsidRPr="00ED7236">
        <w:rPr>
          <w:szCs w:val="24"/>
          <w:lang w:val="pt-BR"/>
        </w:rPr>
        <w:t>Kelley D, Richards D (2015) oce: Analysis of Oceanographic Data.</w:t>
      </w:r>
      <w:r w:rsidR="00CA23C0" w:rsidRPr="00ED7236">
        <w:rPr>
          <w:szCs w:val="24"/>
          <w:lang w:val="pt-BR"/>
        </w:rPr>
        <w:t xml:space="preserve"> The comprehensive R network https://cran.r-project.org/</w:t>
      </w:r>
      <w:r w:rsidRPr="00ED7236">
        <w:rPr>
          <w:szCs w:val="24"/>
          <w:lang w:val="pt-BR"/>
        </w:rPr>
        <w:t xml:space="preserve"> </w:t>
      </w:r>
      <w:r w:rsidR="00CA23C0" w:rsidRPr="00ED7236">
        <w:rPr>
          <w:szCs w:val="24"/>
          <w:lang w:val="pt-BR"/>
        </w:rPr>
        <w:t xml:space="preserve">(accessed </w:t>
      </w:r>
      <w:r w:rsidR="00CC098E" w:rsidRPr="00ED7236">
        <w:rPr>
          <w:szCs w:val="24"/>
          <w:lang w:val="pt-BR"/>
        </w:rPr>
        <w:t xml:space="preserve">1st </w:t>
      </w:r>
      <w:r w:rsidR="00EA044C" w:rsidRPr="00ED7236">
        <w:rPr>
          <w:szCs w:val="24"/>
          <w:lang w:val="pt-BR"/>
        </w:rPr>
        <w:t>July 2016</w:t>
      </w:r>
      <w:r w:rsidR="00CA23C0" w:rsidRPr="00ED7236">
        <w:rPr>
          <w:szCs w:val="24"/>
          <w:lang w:val="pt-BR"/>
        </w:rPr>
        <w:t>)</w:t>
      </w:r>
      <w:r w:rsidR="00C329D1">
        <w:rPr>
          <w:szCs w:val="24"/>
          <w:lang w:val="pt-BR"/>
        </w:rPr>
        <w:t>.</w:t>
      </w:r>
    </w:p>
    <w:p w14:paraId="6F305955" w14:textId="6A24ECCB" w:rsidR="006277A5" w:rsidRPr="00ED7236" w:rsidRDefault="006277A5" w:rsidP="0014144F">
      <w:pPr>
        <w:spacing w:before="240" w:line="480" w:lineRule="auto"/>
        <w:jc w:val="both"/>
        <w:rPr>
          <w:szCs w:val="24"/>
          <w:lang w:val="pt-BR"/>
        </w:rPr>
      </w:pPr>
      <w:r w:rsidRPr="00ED7236">
        <w:rPr>
          <w:szCs w:val="24"/>
          <w:lang w:val="pt-BR"/>
        </w:rPr>
        <w:t xml:space="preserve">Krieger J, Drew MM, Hansson BS, Harzsch S (2016) Noted on the foraging strategies of the giant robber crab </w:t>
      </w:r>
      <w:r w:rsidRPr="00ED7236">
        <w:rPr>
          <w:i/>
          <w:szCs w:val="24"/>
          <w:lang w:val="pt-BR"/>
        </w:rPr>
        <w:t>Birgus latro</w:t>
      </w:r>
      <w:r w:rsidRPr="00ED7236">
        <w:rPr>
          <w:szCs w:val="24"/>
          <w:lang w:val="pt-BR"/>
        </w:rPr>
        <w:t xml:space="preserve"> (Anomala) on Christmas Island: Evidence for active predation on red crabs </w:t>
      </w:r>
      <w:r w:rsidRPr="00ED7236">
        <w:rPr>
          <w:i/>
          <w:szCs w:val="24"/>
          <w:lang w:val="pt-BR"/>
        </w:rPr>
        <w:t>Gecarcoidea natalis</w:t>
      </w:r>
      <w:r w:rsidRPr="00ED7236">
        <w:rPr>
          <w:szCs w:val="24"/>
          <w:lang w:val="pt-BR"/>
        </w:rPr>
        <w:t xml:space="preserve"> (Brachyura).</w:t>
      </w:r>
      <w:r w:rsidR="00A911CE" w:rsidRPr="00ED7236">
        <w:rPr>
          <w:szCs w:val="24"/>
          <w:lang w:val="pt-BR"/>
        </w:rPr>
        <w:t xml:space="preserve"> Zool Studies 55: 6</w:t>
      </w:r>
      <w:r w:rsidR="00952AD1" w:rsidRPr="00ED7236">
        <w:rPr>
          <w:szCs w:val="24"/>
          <w:lang w:val="pt-BR"/>
        </w:rPr>
        <w:t>.</w:t>
      </w:r>
    </w:p>
    <w:p w14:paraId="1ADF1960" w14:textId="2CE0130F" w:rsidR="00B07D14" w:rsidRPr="00ED7236" w:rsidRDefault="00B07D14" w:rsidP="0014144F">
      <w:pPr>
        <w:spacing w:before="240" w:line="480" w:lineRule="auto"/>
        <w:jc w:val="both"/>
        <w:rPr>
          <w:szCs w:val="24"/>
          <w:lang w:val="pt-BR"/>
        </w:rPr>
      </w:pPr>
      <w:r w:rsidRPr="00ED7236">
        <w:rPr>
          <w:szCs w:val="24"/>
          <w:lang w:val="pt-BR"/>
        </w:rPr>
        <w:t>Krieger J, Grandy R, Drew MM, Erland S, Stensmyr MC, Harzsch S, Hansson BS (2012) Giant robber crabs monitored from space: GPS-based telemetric studies on Christmas Island (Indian Ocean). PloS ONE 7, p.e49809.</w:t>
      </w:r>
    </w:p>
    <w:p w14:paraId="23A77DF4" w14:textId="289D6BDC" w:rsidR="00A23C02" w:rsidRPr="00ED7236" w:rsidRDefault="00A23C02" w:rsidP="0014144F">
      <w:pPr>
        <w:spacing w:before="240" w:line="480" w:lineRule="auto"/>
        <w:jc w:val="both"/>
        <w:rPr>
          <w:szCs w:val="24"/>
          <w:lang w:val="pt-BR"/>
        </w:rPr>
      </w:pPr>
      <w:r w:rsidRPr="00ED7236">
        <w:rPr>
          <w:szCs w:val="24"/>
          <w:lang w:val="pt-BR"/>
        </w:rPr>
        <w:lastRenderedPageBreak/>
        <w:t>Laidre ME (2017) Ruler of the atoll: the world's largest land invertebrate. Front Ecol Environ 15: 527–528.</w:t>
      </w:r>
    </w:p>
    <w:p w14:paraId="75F8C699" w14:textId="15AD61BB" w:rsidR="00E80567" w:rsidRPr="00ED7236" w:rsidRDefault="00E80567" w:rsidP="0014144F">
      <w:pPr>
        <w:spacing w:line="480" w:lineRule="auto"/>
        <w:jc w:val="both"/>
        <w:rPr>
          <w:szCs w:val="24"/>
          <w:lang w:val="pt-BR"/>
        </w:rPr>
      </w:pPr>
      <w:r w:rsidRPr="00ED7236">
        <w:rPr>
          <w:szCs w:val="24"/>
          <w:lang w:val="pt-BR"/>
        </w:rPr>
        <w:t>Laidre</w:t>
      </w:r>
      <w:r w:rsidR="00F12835" w:rsidRPr="00ED7236">
        <w:rPr>
          <w:szCs w:val="24"/>
          <w:lang w:val="pt-BR"/>
        </w:rPr>
        <w:t>, ME (2018) Coconut crabs. Curr</w:t>
      </w:r>
      <w:r w:rsidRPr="00ED7236">
        <w:rPr>
          <w:szCs w:val="24"/>
          <w:lang w:val="pt-BR"/>
        </w:rPr>
        <w:t xml:space="preserve"> </w:t>
      </w:r>
      <w:r w:rsidR="00F12835" w:rsidRPr="00ED7236">
        <w:rPr>
          <w:szCs w:val="24"/>
          <w:lang w:val="pt-BR"/>
        </w:rPr>
        <w:t>Biol</w:t>
      </w:r>
      <w:r w:rsidR="00A82B01">
        <w:rPr>
          <w:szCs w:val="24"/>
          <w:lang w:val="pt-BR"/>
        </w:rPr>
        <w:t xml:space="preserve"> 28:</w:t>
      </w:r>
      <w:r w:rsidRPr="00ED7236">
        <w:rPr>
          <w:szCs w:val="24"/>
          <w:lang w:val="pt-BR"/>
        </w:rPr>
        <w:t xml:space="preserve"> R58-R60.</w:t>
      </w:r>
    </w:p>
    <w:p w14:paraId="3596E109" w14:textId="32CCAE73" w:rsidR="00A23C02" w:rsidRPr="00ED7236" w:rsidRDefault="00A23C02" w:rsidP="0014144F">
      <w:pPr>
        <w:spacing w:before="240" w:line="480" w:lineRule="auto"/>
        <w:jc w:val="both"/>
        <w:rPr>
          <w:szCs w:val="24"/>
        </w:rPr>
      </w:pPr>
      <w:r w:rsidRPr="00ED7236">
        <w:rPr>
          <w:szCs w:val="24"/>
          <w:lang w:val="pt-BR"/>
        </w:rPr>
        <w:t>Lavery S, Moritz C, Fielder DR (1996) Indo-Pacific population structu</w:t>
      </w:r>
      <w:r w:rsidRPr="00ED7236">
        <w:rPr>
          <w:szCs w:val="24"/>
        </w:rPr>
        <w:t xml:space="preserve">re and evolutionary history of the coconut crab </w:t>
      </w:r>
      <w:r w:rsidRPr="00ED7236">
        <w:rPr>
          <w:i/>
          <w:iCs/>
          <w:szCs w:val="24"/>
        </w:rPr>
        <w:t>Birgus latro</w:t>
      </w:r>
      <w:r w:rsidRPr="00ED7236">
        <w:rPr>
          <w:szCs w:val="24"/>
        </w:rPr>
        <w:t>. Mol Ecol 5: 557–570.</w:t>
      </w:r>
    </w:p>
    <w:p w14:paraId="7843EC36" w14:textId="0E9DE909" w:rsidR="00A23C02" w:rsidRPr="00ED7236" w:rsidRDefault="00A23C02" w:rsidP="0014144F">
      <w:pPr>
        <w:spacing w:before="240" w:line="480" w:lineRule="auto"/>
        <w:jc w:val="both"/>
        <w:rPr>
          <w:szCs w:val="24"/>
        </w:rPr>
      </w:pPr>
      <w:r w:rsidRPr="00ED7236">
        <w:rPr>
          <w:szCs w:val="24"/>
          <w:lang w:val="pt-BR"/>
        </w:rPr>
        <w:t xml:space="preserve">Meeus J (1982) Astronomical formulae for calculators. </w:t>
      </w:r>
      <w:r w:rsidRPr="00ED7236">
        <w:rPr>
          <w:szCs w:val="24"/>
        </w:rPr>
        <w:t>2</w:t>
      </w:r>
      <w:r w:rsidR="00B04B14" w:rsidRPr="00ED7236">
        <w:rPr>
          <w:szCs w:val="24"/>
          <w:vertAlign w:val="superscript"/>
        </w:rPr>
        <w:t>nd</w:t>
      </w:r>
      <w:r w:rsidR="00B04B14" w:rsidRPr="00ED7236">
        <w:rPr>
          <w:szCs w:val="24"/>
        </w:rPr>
        <w:t xml:space="preserve"> </w:t>
      </w:r>
      <w:r w:rsidRPr="00ED7236">
        <w:rPr>
          <w:szCs w:val="24"/>
        </w:rPr>
        <w:t xml:space="preserve"> </w:t>
      </w:r>
      <w:r w:rsidR="00B04B14" w:rsidRPr="00ED7236">
        <w:rPr>
          <w:szCs w:val="24"/>
        </w:rPr>
        <w:t>E</w:t>
      </w:r>
      <w:r w:rsidRPr="00ED7236">
        <w:rPr>
          <w:szCs w:val="24"/>
        </w:rPr>
        <w:t>d. Richmond: Willmann-Bell.</w:t>
      </w:r>
    </w:p>
    <w:p w14:paraId="60C9BA91" w14:textId="358E8374" w:rsidR="00A23C02" w:rsidRPr="00ED7236" w:rsidRDefault="00A23C02" w:rsidP="0014144F">
      <w:pPr>
        <w:shd w:val="clear" w:color="auto" w:fill="FFFFFF"/>
        <w:spacing w:before="100" w:beforeAutospacing="1" w:after="100" w:afterAutospacing="1" w:line="480" w:lineRule="auto"/>
        <w:jc w:val="both"/>
        <w:rPr>
          <w:szCs w:val="24"/>
        </w:rPr>
      </w:pPr>
      <w:r w:rsidRPr="00ED7236">
        <w:rPr>
          <w:szCs w:val="24"/>
          <w:shd w:val="clear" w:color="auto" w:fill="FFFFFF"/>
        </w:rPr>
        <w:t xml:space="preserve">Paulay G, Starmer J (2011) Evolution, </w:t>
      </w:r>
      <w:r w:rsidR="00E36F63">
        <w:rPr>
          <w:szCs w:val="24"/>
          <w:shd w:val="clear" w:color="auto" w:fill="FFFFFF"/>
        </w:rPr>
        <w:t>i</w:t>
      </w:r>
      <w:r w:rsidRPr="00ED7236">
        <w:rPr>
          <w:szCs w:val="24"/>
          <w:shd w:val="clear" w:color="auto" w:fill="FFFFFF"/>
        </w:rPr>
        <w:t xml:space="preserve">nsular </w:t>
      </w:r>
      <w:r w:rsidR="00E36F63">
        <w:rPr>
          <w:szCs w:val="24"/>
          <w:shd w:val="clear" w:color="auto" w:fill="FFFFFF"/>
        </w:rPr>
        <w:t>r</w:t>
      </w:r>
      <w:r w:rsidRPr="00ED7236">
        <w:rPr>
          <w:szCs w:val="24"/>
          <w:shd w:val="clear" w:color="auto" w:fill="FFFFFF"/>
        </w:rPr>
        <w:t xml:space="preserve">estriction, and </w:t>
      </w:r>
      <w:r w:rsidR="00E36F63">
        <w:rPr>
          <w:szCs w:val="24"/>
          <w:shd w:val="clear" w:color="auto" w:fill="FFFFFF"/>
        </w:rPr>
        <w:t>e</w:t>
      </w:r>
      <w:r w:rsidRPr="00ED7236">
        <w:rPr>
          <w:szCs w:val="24"/>
          <w:shd w:val="clear" w:color="auto" w:fill="FFFFFF"/>
        </w:rPr>
        <w:t xml:space="preserve">xtinction of </w:t>
      </w:r>
      <w:r w:rsidR="00E36F63">
        <w:rPr>
          <w:szCs w:val="24"/>
          <w:shd w:val="clear" w:color="auto" w:fill="FFFFFF"/>
        </w:rPr>
        <w:t>o</w:t>
      </w:r>
      <w:r w:rsidRPr="00ED7236">
        <w:rPr>
          <w:szCs w:val="24"/>
          <w:shd w:val="clear" w:color="auto" w:fill="FFFFFF"/>
        </w:rPr>
        <w:t xml:space="preserve">ceanic </w:t>
      </w:r>
      <w:r w:rsidR="00E36F63">
        <w:rPr>
          <w:szCs w:val="24"/>
          <w:shd w:val="clear" w:color="auto" w:fill="FFFFFF"/>
        </w:rPr>
        <w:t>l</w:t>
      </w:r>
      <w:r w:rsidRPr="00ED7236">
        <w:rPr>
          <w:szCs w:val="24"/>
          <w:shd w:val="clear" w:color="auto" w:fill="FFFFFF"/>
        </w:rPr>
        <w:t xml:space="preserve">and </w:t>
      </w:r>
      <w:r w:rsidR="00E36F63">
        <w:rPr>
          <w:szCs w:val="24"/>
          <w:shd w:val="clear" w:color="auto" w:fill="FFFFFF"/>
        </w:rPr>
        <w:t>c</w:t>
      </w:r>
      <w:r w:rsidRPr="00ED7236">
        <w:rPr>
          <w:szCs w:val="24"/>
          <w:shd w:val="clear" w:color="auto" w:fill="FFFFFF"/>
        </w:rPr>
        <w:t xml:space="preserve">rabs, </w:t>
      </w:r>
      <w:r w:rsidR="00E36F63">
        <w:rPr>
          <w:szCs w:val="24"/>
          <w:shd w:val="clear" w:color="auto" w:fill="FFFFFF"/>
        </w:rPr>
        <w:t>e</w:t>
      </w:r>
      <w:r w:rsidRPr="00ED7236">
        <w:rPr>
          <w:szCs w:val="24"/>
          <w:shd w:val="clear" w:color="auto" w:fill="FFFFFF"/>
        </w:rPr>
        <w:t xml:space="preserve">xemplified by the </w:t>
      </w:r>
      <w:r w:rsidR="00E36F63">
        <w:rPr>
          <w:szCs w:val="24"/>
          <w:shd w:val="clear" w:color="auto" w:fill="FFFFFF"/>
        </w:rPr>
        <w:t>l</w:t>
      </w:r>
      <w:r w:rsidRPr="00ED7236">
        <w:rPr>
          <w:szCs w:val="24"/>
          <w:shd w:val="clear" w:color="auto" w:fill="FFFFFF"/>
        </w:rPr>
        <w:t xml:space="preserve">oss of an </w:t>
      </w:r>
      <w:r w:rsidR="00E36F63">
        <w:rPr>
          <w:szCs w:val="24"/>
          <w:shd w:val="clear" w:color="auto" w:fill="FFFFFF"/>
        </w:rPr>
        <w:t>e</w:t>
      </w:r>
      <w:r w:rsidRPr="00ED7236">
        <w:rPr>
          <w:szCs w:val="24"/>
          <w:shd w:val="clear" w:color="auto" w:fill="FFFFFF"/>
        </w:rPr>
        <w:t>ndemic </w:t>
      </w:r>
      <w:r w:rsidRPr="00ED7236">
        <w:rPr>
          <w:rStyle w:val="Emphasis"/>
          <w:szCs w:val="24"/>
          <w:shd w:val="clear" w:color="auto" w:fill="FFFFFF"/>
        </w:rPr>
        <w:t>Geograpsus</w:t>
      </w:r>
      <w:r w:rsidRPr="00ED7236">
        <w:rPr>
          <w:szCs w:val="24"/>
          <w:shd w:val="clear" w:color="auto" w:fill="FFFFFF"/>
        </w:rPr>
        <w:t xml:space="preserve"> in the Hawaiian </w:t>
      </w:r>
      <w:r w:rsidR="00540F5B">
        <w:rPr>
          <w:szCs w:val="24"/>
          <w:shd w:val="clear" w:color="auto" w:fill="FFFFFF"/>
        </w:rPr>
        <w:t>Islands</w:t>
      </w:r>
      <w:r w:rsidRPr="00ED7236">
        <w:rPr>
          <w:szCs w:val="24"/>
          <w:shd w:val="clear" w:color="auto" w:fill="FFFFFF"/>
        </w:rPr>
        <w:t>. PLoS ONE 6(5): e19916. </w:t>
      </w:r>
    </w:p>
    <w:p w14:paraId="4EB04158" w14:textId="2A334AB6" w:rsidR="00A23C02" w:rsidRPr="00ED7236" w:rsidRDefault="00A23C02" w:rsidP="0014144F">
      <w:pPr>
        <w:shd w:val="clear" w:color="auto" w:fill="FFFFFF"/>
        <w:spacing w:after="0" w:line="480" w:lineRule="auto"/>
        <w:jc w:val="both"/>
        <w:textAlignment w:val="baseline"/>
        <w:rPr>
          <w:szCs w:val="24"/>
        </w:rPr>
      </w:pPr>
      <w:r w:rsidRPr="00ED7236">
        <w:rPr>
          <w:szCs w:val="24"/>
        </w:rPr>
        <w:t>Poupin J, Zubia M, Gravier-Bonnet N, Chabanet P (2013) Crustacea decapoda of Glorieuses Islands with notes on the distribution of the coconut crab (</w:t>
      </w:r>
      <w:r w:rsidRPr="00ED7236">
        <w:rPr>
          <w:i/>
          <w:szCs w:val="24"/>
        </w:rPr>
        <w:t>Birgus latro</w:t>
      </w:r>
      <w:r w:rsidRPr="00ED7236">
        <w:rPr>
          <w:szCs w:val="24"/>
        </w:rPr>
        <w:t>) in the Western Indian Ocean. Mar Biodivers Rec</w:t>
      </w:r>
      <w:r w:rsidR="00C50F18" w:rsidRPr="00ED7236">
        <w:rPr>
          <w:szCs w:val="24"/>
        </w:rPr>
        <w:t xml:space="preserve"> 6: E125</w:t>
      </w:r>
      <w:r w:rsidRPr="00ED7236">
        <w:rPr>
          <w:szCs w:val="24"/>
        </w:rPr>
        <w:t xml:space="preserve">: </w:t>
      </w:r>
      <w:hyperlink r:id="rId14" w:tgtFrame="_blank" w:history="1">
        <w:r w:rsidRPr="00ED7236">
          <w:rPr>
            <w:rStyle w:val="Hyperlink"/>
            <w:color w:val="auto"/>
            <w:szCs w:val="24"/>
            <w:bdr w:val="none" w:sz="0" w:space="0" w:color="auto" w:frame="1"/>
          </w:rPr>
          <w:t>https://doi.org/10.1017/S175526721300105X</w:t>
        </w:r>
      </w:hyperlink>
    </w:p>
    <w:p w14:paraId="5AC7AE26" w14:textId="77777777" w:rsidR="00A23C02" w:rsidRPr="00ED7236" w:rsidRDefault="00A23C02" w:rsidP="0014144F">
      <w:pPr>
        <w:spacing w:before="240" w:line="480" w:lineRule="auto"/>
        <w:jc w:val="both"/>
        <w:rPr>
          <w:rStyle w:val="Hyperlink"/>
          <w:color w:val="auto"/>
          <w:szCs w:val="24"/>
        </w:rPr>
      </w:pPr>
      <w:r w:rsidRPr="00ED7236">
        <w:rPr>
          <w:szCs w:val="24"/>
        </w:rPr>
        <w:t>Royle AJ, Dawson DK, Bates S (2004) Modelling abundance effects in distance sampling. Ecology 85: 1591–1597.</w:t>
      </w:r>
    </w:p>
    <w:p w14:paraId="3922E1B0" w14:textId="43693C90" w:rsidR="00A23C02" w:rsidRPr="00ED7236" w:rsidRDefault="00A23C02" w:rsidP="0014144F">
      <w:pPr>
        <w:spacing w:before="240" w:line="480" w:lineRule="auto"/>
        <w:jc w:val="both"/>
        <w:rPr>
          <w:szCs w:val="24"/>
        </w:rPr>
      </w:pPr>
      <w:r w:rsidRPr="00ED7236">
        <w:rPr>
          <w:szCs w:val="24"/>
        </w:rPr>
        <w:t xml:space="preserve">Sato T, Yoseda K (2009) Prediction of timing of mating and egg extrusion in the coconut crab </w:t>
      </w:r>
      <w:r w:rsidRPr="00ED7236">
        <w:rPr>
          <w:i/>
          <w:szCs w:val="24"/>
        </w:rPr>
        <w:t>Birgus latro</w:t>
      </w:r>
      <w:r w:rsidRPr="00ED7236">
        <w:rPr>
          <w:szCs w:val="24"/>
        </w:rPr>
        <w:t xml:space="preserve"> judged from female pleonal expansion. Fish Sci 75: 641–48. </w:t>
      </w:r>
    </w:p>
    <w:p w14:paraId="37452DDD" w14:textId="7549A121" w:rsidR="00F53EA3" w:rsidRPr="00ED7236" w:rsidRDefault="00F53EA3" w:rsidP="0014144F">
      <w:pPr>
        <w:spacing w:before="240" w:line="480" w:lineRule="auto"/>
        <w:jc w:val="both"/>
        <w:rPr>
          <w:b/>
          <w:szCs w:val="24"/>
        </w:rPr>
      </w:pPr>
      <w:r w:rsidRPr="00ED7236">
        <w:rPr>
          <w:szCs w:val="24"/>
        </w:rPr>
        <w:t>Sato T (2012) Impacts of large male-selective harvesting on reproduction: illustration with large decapod crusta</w:t>
      </w:r>
      <w:r w:rsidR="00A82B01">
        <w:rPr>
          <w:szCs w:val="24"/>
        </w:rPr>
        <w:t>cean resources. Aqua BioSc Mono</w:t>
      </w:r>
      <w:r w:rsidRPr="00ED7236">
        <w:rPr>
          <w:szCs w:val="24"/>
        </w:rPr>
        <w:t xml:space="preserve"> 5: 67–102. </w:t>
      </w:r>
    </w:p>
    <w:p w14:paraId="0A38E985" w14:textId="77777777" w:rsidR="00A23C02" w:rsidRPr="00ED7236" w:rsidRDefault="00A23C02" w:rsidP="0014144F">
      <w:pPr>
        <w:spacing w:before="240" w:line="480" w:lineRule="auto"/>
        <w:jc w:val="both"/>
        <w:rPr>
          <w:szCs w:val="24"/>
        </w:rPr>
      </w:pPr>
      <w:r w:rsidRPr="00ED7236">
        <w:rPr>
          <w:szCs w:val="24"/>
        </w:rPr>
        <w:t xml:space="preserve">Schiller CB (1992) Assessment of the status of the coconut crab </w:t>
      </w:r>
      <w:r w:rsidRPr="00ED7236">
        <w:rPr>
          <w:i/>
          <w:iCs/>
          <w:szCs w:val="24"/>
        </w:rPr>
        <w:t xml:space="preserve">Birgus latro </w:t>
      </w:r>
      <w:r w:rsidRPr="00ED7236">
        <w:rPr>
          <w:szCs w:val="24"/>
        </w:rPr>
        <w:t>on Niue Island with recommendations regarding an appropriate resource management strategy. Consultancy report FAO Rome, Italy, pp.69.</w:t>
      </w:r>
    </w:p>
    <w:p w14:paraId="446338DB" w14:textId="77777777" w:rsidR="00A23C02" w:rsidRPr="00ED7236" w:rsidRDefault="00A23C02" w:rsidP="0014144F">
      <w:pPr>
        <w:spacing w:before="240" w:line="480" w:lineRule="auto"/>
        <w:jc w:val="both"/>
        <w:rPr>
          <w:szCs w:val="24"/>
        </w:rPr>
      </w:pPr>
      <w:r w:rsidRPr="00ED7236">
        <w:rPr>
          <w:szCs w:val="24"/>
        </w:rPr>
        <w:lastRenderedPageBreak/>
        <w:t>Schiller C, Fielder DR, Brown IW, Obed A (1991) Reproduction, early life history and recruitment. In: Brown IW, Fielder DR (eds)</w:t>
      </w:r>
      <w:r w:rsidRPr="00ED7236">
        <w:rPr>
          <w:i/>
          <w:szCs w:val="24"/>
        </w:rPr>
        <w:t xml:space="preserve"> </w:t>
      </w:r>
      <w:r w:rsidRPr="00ED7236">
        <w:rPr>
          <w:szCs w:val="24"/>
        </w:rPr>
        <w:t xml:space="preserve">The Coconut Crab: Aspects of biology and ecology of </w:t>
      </w:r>
      <w:r w:rsidRPr="00ED7236">
        <w:rPr>
          <w:i/>
          <w:szCs w:val="24"/>
        </w:rPr>
        <w:t>Birgus latro</w:t>
      </w:r>
      <w:r w:rsidRPr="00ED7236">
        <w:rPr>
          <w:szCs w:val="24"/>
        </w:rPr>
        <w:t xml:space="preserve"> in the Republic of Vanuatu. Australian Centre for International Agricultural Research, Canberra, pp.13–33.</w:t>
      </w:r>
    </w:p>
    <w:p w14:paraId="2D890379" w14:textId="77777777" w:rsidR="00A23C02" w:rsidRPr="00ED7236" w:rsidRDefault="00A23C02" w:rsidP="0014144F">
      <w:pPr>
        <w:spacing w:before="240" w:line="480" w:lineRule="auto"/>
        <w:jc w:val="both"/>
        <w:rPr>
          <w:szCs w:val="24"/>
        </w:rPr>
      </w:pPr>
      <w:r w:rsidRPr="00ED7236">
        <w:rPr>
          <w:szCs w:val="24"/>
        </w:rPr>
        <w:t>Stoddart DR, Mole LU (1977) Climate of Aldabra Atoll. Atoll Res Bull 202: 1</w:t>
      </w:r>
      <w:r w:rsidRPr="00ED7236">
        <w:rPr>
          <w:rFonts w:eastAsia="AdvOT596495f2+20"/>
          <w:szCs w:val="24"/>
        </w:rPr>
        <w:t>–</w:t>
      </w:r>
      <w:r w:rsidRPr="00ED7236">
        <w:rPr>
          <w:szCs w:val="24"/>
        </w:rPr>
        <w:t>21.</w:t>
      </w:r>
    </w:p>
    <w:p w14:paraId="334AEFDA" w14:textId="7F8EA7D6" w:rsidR="00A23C02" w:rsidRPr="00ED7236" w:rsidRDefault="00A23C02" w:rsidP="0014144F">
      <w:pPr>
        <w:pStyle w:val="Default"/>
        <w:spacing w:after="200" w:line="480" w:lineRule="auto"/>
        <w:jc w:val="both"/>
        <w:rPr>
          <w:color w:val="auto"/>
        </w:rPr>
      </w:pPr>
      <w:r w:rsidRPr="00ED7236">
        <w:rPr>
          <w:color w:val="auto"/>
        </w:rPr>
        <w:t>Walton R</w:t>
      </w:r>
      <w:r w:rsidR="00F12835" w:rsidRPr="00ED7236">
        <w:rPr>
          <w:color w:val="auto"/>
        </w:rPr>
        <w:t xml:space="preserve">, Baxter R, Bunbury N, Hansen D, Fleischer-Dogley F, Greenwood S, Schaepman-Strub </w:t>
      </w:r>
      <w:r w:rsidR="004D2615" w:rsidRPr="00ED7236">
        <w:rPr>
          <w:color w:val="auto"/>
        </w:rPr>
        <w:t xml:space="preserve">G </w:t>
      </w:r>
      <w:r w:rsidR="00F12835" w:rsidRPr="00ED7236">
        <w:rPr>
          <w:color w:val="auto"/>
        </w:rPr>
        <w:t>(2019</w:t>
      </w:r>
      <w:r w:rsidRPr="00ED7236">
        <w:rPr>
          <w:color w:val="auto"/>
        </w:rPr>
        <w:t xml:space="preserve">) </w:t>
      </w:r>
      <w:r w:rsidR="00F12835" w:rsidRPr="00ED7236">
        <w:rPr>
          <w:color w:val="auto"/>
        </w:rPr>
        <w:t>I</w:t>
      </w:r>
      <w:r w:rsidR="007C57B2" w:rsidRPr="00ED7236">
        <w:rPr>
          <w:color w:val="auto"/>
        </w:rPr>
        <w:t>n the land of</w:t>
      </w:r>
      <w:r w:rsidR="00F12835" w:rsidRPr="00ED7236">
        <w:rPr>
          <w:color w:val="auto"/>
        </w:rPr>
        <w:t xml:space="preserve"> giants: habitat use and selection of the Aldabra giant tortoise on Aldabra Atoll</w:t>
      </w:r>
      <w:r w:rsidRPr="00ED7236">
        <w:rPr>
          <w:color w:val="auto"/>
        </w:rPr>
        <w:t>.</w:t>
      </w:r>
      <w:r w:rsidR="008E20CE" w:rsidRPr="00ED7236">
        <w:rPr>
          <w:color w:val="auto"/>
        </w:rPr>
        <w:t xml:space="preserve"> Bio</w:t>
      </w:r>
      <w:r w:rsidR="0061409F">
        <w:rPr>
          <w:color w:val="auto"/>
        </w:rPr>
        <w:t>diver</w:t>
      </w:r>
      <w:r w:rsidR="008E20CE" w:rsidRPr="00ED7236">
        <w:rPr>
          <w:color w:val="auto"/>
        </w:rPr>
        <w:t xml:space="preserve"> Con</w:t>
      </w:r>
      <w:r w:rsidR="0061409F">
        <w:rPr>
          <w:color w:val="auto"/>
        </w:rPr>
        <w:t>serv</w:t>
      </w:r>
      <w:r w:rsidR="008E20CE" w:rsidRPr="00ED7236">
        <w:rPr>
          <w:color w:val="auto"/>
        </w:rPr>
        <w:t xml:space="preserve"> 28: 3183–3198. </w:t>
      </w:r>
    </w:p>
    <w:p w14:paraId="5CE04CF2" w14:textId="77777777" w:rsidR="00A23C02" w:rsidRPr="00ED7236" w:rsidRDefault="00A23C02" w:rsidP="0014144F">
      <w:pPr>
        <w:spacing w:before="240" w:line="480" w:lineRule="auto"/>
        <w:jc w:val="both"/>
        <w:rPr>
          <w:szCs w:val="24"/>
        </w:rPr>
      </w:pPr>
      <w:r w:rsidRPr="00ED7236">
        <w:rPr>
          <w:szCs w:val="24"/>
        </w:rPr>
        <w:t>Wood SN (2006a) Generalized additive models: an introduction with R. CRC press.</w:t>
      </w:r>
    </w:p>
    <w:p w14:paraId="23F4B615" w14:textId="77777777" w:rsidR="00A23C02" w:rsidRPr="00ED7236" w:rsidRDefault="00A23C02" w:rsidP="0014144F">
      <w:pPr>
        <w:spacing w:before="240" w:line="480" w:lineRule="auto"/>
        <w:jc w:val="both"/>
        <w:rPr>
          <w:szCs w:val="24"/>
        </w:rPr>
        <w:sectPr w:rsidR="00A23C02" w:rsidRPr="00ED7236" w:rsidSect="007D15D2">
          <w:pgSz w:w="11906" w:h="16838"/>
          <w:pgMar w:top="1440" w:right="1440" w:bottom="1440" w:left="1440" w:header="708" w:footer="708" w:gutter="0"/>
          <w:lnNumType w:countBy="1"/>
          <w:cols w:space="708"/>
          <w:docGrid w:linePitch="360"/>
        </w:sectPr>
      </w:pPr>
      <w:r w:rsidRPr="00ED7236">
        <w:rPr>
          <w:szCs w:val="24"/>
        </w:rPr>
        <w:t>Wood SN (2006b) Low-Rank Scale-Invariant Tensor Product Smooths for Generalized Additive Mixed Models. Biometrics 62: 1025–36.</w:t>
      </w:r>
    </w:p>
    <w:p w14:paraId="7DFA191E" w14:textId="77777777" w:rsidR="00A23C02" w:rsidRPr="00ED7236" w:rsidRDefault="00A23C02" w:rsidP="0014144F">
      <w:pPr>
        <w:pStyle w:val="BodyText"/>
        <w:spacing w:line="480" w:lineRule="auto"/>
        <w:jc w:val="both"/>
        <w:rPr>
          <w:szCs w:val="24"/>
        </w:rPr>
      </w:pPr>
      <w:r w:rsidRPr="00ED7236">
        <w:rPr>
          <w:szCs w:val="24"/>
        </w:rPr>
        <w:lastRenderedPageBreak/>
        <w:t xml:space="preserve">FIGURES </w:t>
      </w:r>
    </w:p>
    <w:p w14:paraId="7EA29DC3" w14:textId="369F2471" w:rsidR="00A23C02" w:rsidRPr="00ED7236" w:rsidRDefault="00A23C02" w:rsidP="0014144F">
      <w:pPr>
        <w:spacing w:line="480" w:lineRule="auto"/>
        <w:jc w:val="both"/>
        <w:rPr>
          <w:b/>
          <w:szCs w:val="24"/>
        </w:rPr>
      </w:pPr>
      <w:r w:rsidRPr="00ED7236">
        <w:rPr>
          <w:b/>
          <w:szCs w:val="24"/>
        </w:rPr>
        <w:t xml:space="preserve">Figure 1. </w:t>
      </w:r>
      <w:r w:rsidRPr="00ED7236">
        <w:rPr>
          <w:szCs w:val="24"/>
        </w:rPr>
        <w:t xml:space="preserve">Aldabra Atoll and </w:t>
      </w:r>
      <w:r w:rsidR="00B04B14" w:rsidRPr="00ED7236">
        <w:rPr>
          <w:szCs w:val="24"/>
        </w:rPr>
        <w:t xml:space="preserve">location of </w:t>
      </w:r>
      <w:r w:rsidRPr="00ED7236">
        <w:rPr>
          <w:szCs w:val="24"/>
        </w:rPr>
        <w:t xml:space="preserve">monitoring transects for </w:t>
      </w:r>
      <w:r w:rsidRPr="00ED7236">
        <w:rPr>
          <w:i/>
          <w:szCs w:val="24"/>
        </w:rPr>
        <w:t>Birgus latro</w:t>
      </w:r>
      <w:r w:rsidRPr="00ED7236">
        <w:rPr>
          <w:szCs w:val="24"/>
        </w:rPr>
        <w:t>.</w:t>
      </w:r>
    </w:p>
    <w:p w14:paraId="592C4D76" w14:textId="4E593D09" w:rsidR="00CC71BE" w:rsidRPr="00ED7236" w:rsidRDefault="003B44B9" w:rsidP="0014144F">
      <w:pPr>
        <w:spacing w:line="480" w:lineRule="auto"/>
        <w:jc w:val="both"/>
        <w:rPr>
          <w:b/>
          <w:szCs w:val="24"/>
        </w:rPr>
        <w:sectPr w:rsidR="00CC71BE" w:rsidRPr="00ED7236" w:rsidSect="007D15D2">
          <w:pgSz w:w="11906" w:h="16838"/>
          <w:pgMar w:top="1440" w:right="1440" w:bottom="1440" w:left="1440" w:header="708" w:footer="708" w:gutter="0"/>
          <w:lnNumType w:countBy="1"/>
          <w:cols w:space="708"/>
          <w:docGrid w:linePitch="360"/>
        </w:sectPr>
      </w:pPr>
      <w:r w:rsidRPr="00ED7236">
        <w:rPr>
          <w:b/>
          <w:noProof/>
          <w:szCs w:val="24"/>
          <w:lang w:eastAsia="en-GB"/>
        </w:rPr>
        <w:drawing>
          <wp:inline distT="0" distB="0" distL="0" distR="0" wp14:anchorId="6CE319FE" wp14:editId="10C7DB40">
            <wp:extent cx="5731510" cy="4793364"/>
            <wp:effectExtent l="0" t="0" r="2540" b="7620"/>
            <wp:docPr id="9" name="Picture 9" descr="D:\AASC\Reports\Coconut Crab\Report\Figures\[Appoo]Fig.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ASC\Reports\Coconut Crab\Report\Figures\[Appoo]Fig.1.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793364"/>
                    </a:xfrm>
                    <a:prstGeom prst="rect">
                      <a:avLst/>
                    </a:prstGeom>
                    <a:noFill/>
                    <a:ln>
                      <a:noFill/>
                    </a:ln>
                  </pic:spPr>
                </pic:pic>
              </a:graphicData>
            </a:graphic>
          </wp:inline>
        </w:drawing>
      </w:r>
    </w:p>
    <w:p w14:paraId="406439F1" w14:textId="25F96565" w:rsidR="00685E27" w:rsidRPr="00ED7236" w:rsidRDefault="00A23C02" w:rsidP="0014144F">
      <w:pPr>
        <w:spacing w:line="480" w:lineRule="auto"/>
        <w:jc w:val="both"/>
        <w:rPr>
          <w:szCs w:val="24"/>
        </w:rPr>
      </w:pPr>
      <w:r w:rsidRPr="00ED7236">
        <w:rPr>
          <w:b/>
          <w:szCs w:val="24"/>
        </w:rPr>
        <w:lastRenderedPageBreak/>
        <w:t>Figure 2.</w:t>
      </w:r>
      <w:r w:rsidRPr="00ED7236">
        <w:rPr>
          <w:szCs w:val="24"/>
        </w:rPr>
        <w:t xml:space="preserve"> </w:t>
      </w:r>
      <w:r w:rsidRPr="00ED7236">
        <w:rPr>
          <w:i/>
          <w:szCs w:val="24"/>
        </w:rPr>
        <w:t>Birgus latro</w:t>
      </w:r>
      <w:r w:rsidRPr="00ED7236">
        <w:rPr>
          <w:szCs w:val="24"/>
        </w:rPr>
        <w:t xml:space="preserve"> density</w:t>
      </w:r>
      <w:r w:rsidR="00AE2C6B" w:rsidRPr="00ED7236">
        <w:rPr>
          <w:szCs w:val="24"/>
        </w:rPr>
        <w:t xml:space="preserve"> on Aldabra Atoll</w:t>
      </w:r>
      <w:r w:rsidRPr="00ED7236">
        <w:rPr>
          <w:szCs w:val="24"/>
        </w:rPr>
        <w:t xml:space="preserve"> (A) over the years </w:t>
      </w:r>
      <w:r w:rsidR="00AE2C6B" w:rsidRPr="00ED7236">
        <w:rPr>
          <w:szCs w:val="24"/>
        </w:rPr>
        <w:t xml:space="preserve">2007–2016; </w:t>
      </w:r>
      <w:r w:rsidRPr="00ED7236">
        <w:rPr>
          <w:szCs w:val="24"/>
        </w:rPr>
        <w:t xml:space="preserve">and (B) over the yearly cycle. The solid lines show the values predicted by the Generalised Additive Model, while grey ribbons depict the standard error. The dashed lines indicate the mean </w:t>
      </w:r>
      <w:r w:rsidR="008D162A" w:rsidRPr="00ED7236">
        <w:rPr>
          <w:i/>
          <w:szCs w:val="24"/>
        </w:rPr>
        <w:t>B.</w:t>
      </w:r>
      <w:r w:rsidR="00AE2C6B" w:rsidRPr="00ED7236">
        <w:rPr>
          <w:i/>
          <w:szCs w:val="24"/>
        </w:rPr>
        <w:t xml:space="preserve"> </w:t>
      </w:r>
      <w:r w:rsidR="008D162A" w:rsidRPr="00ED7236">
        <w:rPr>
          <w:i/>
          <w:szCs w:val="24"/>
        </w:rPr>
        <w:t>latro</w:t>
      </w:r>
      <w:r w:rsidRPr="00ED7236">
        <w:rPr>
          <w:szCs w:val="24"/>
        </w:rPr>
        <w:t xml:space="preserve"> </w:t>
      </w:r>
      <w:r w:rsidR="007E4191" w:rsidRPr="00ED7236">
        <w:rPr>
          <w:szCs w:val="24"/>
        </w:rPr>
        <w:t>density</w:t>
      </w:r>
      <w:r w:rsidRPr="00ED7236">
        <w:rPr>
          <w:szCs w:val="24"/>
        </w:rPr>
        <w:t>.</w:t>
      </w:r>
    </w:p>
    <w:p w14:paraId="394011E1" w14:textId="04654E88" w:rsidR="00685E27" w:rsidRPr="00ED7236" w:rsidRDefault="00685E27" w:rsidP="0014144F">
      <w:pPr>
        <w:spacing w:line="480" w:lineRule="auto"/>
        <w:jc w:val="both"/>
        <w:rPr>
          <w:b/>
          <w:szCs w:val="24"/>
        </w:rPr>
        <w:sectPr w:rsidR="00685E27" w:rsidRPr="00ED7236" w:rsidSect="007D15D2">
          <w:pgSz w:w="11906" w:h="16838"/>
          <w:pgMar w:top="1440" w:right="1440" w:bottom="1440" w:left="1440" w:header="708" w:footer="708" w:gutter="0"/>
          <w:lnNumType w:countBy="1"/>
          <w:cols w:space="708"/>
          <w:docGrid w:linePitch="360"/>
        </w:sectPr>
      </w:pPr>
      <w:r w:rsidRPr="00ED7236">
        <w:rPr>
          <w:b/>
          <w:noProof/>
          <w:szCs w:val="24"/>
          <w:lang w:eastAsia="en-GB"/>
        </w:rPr>
        <w:drawing>
          <wp:inline distT="0" distB="0" distL="0" distR="0" wp14:anchorId="04501251" wp14:editId="03DEBD93">
            <wp:extent cx="3771900" cy="5360068"/>
            <wp:effectExtent l="0" t="0" r="0" b="0"/>
            <wp:docPr id="1" name="Picture 1" descr="D:\AASC\Reports\Coconut Crab\Report\Draft 7\density-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ASC\Reports\Coconut Crab\Report\Draft 7\density-page-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8533" cy="5369494"/>
                    </a:xfrm>
                    <a:prstGeom prst="rect">
                      <a:avLst/>
                    </a:prstGeom>
                    <a:noFill/>
                    <a:ln>
                      <a:noFill/>
                    </a:ln>
                  </pic:spPr>
                </pic:pic>
              </a:graphicData>
            </a:graphic>
          </wp:inline>
        </w:drawing>
      </w:r>
    </w:p>
    <w:p w14:paraId="1F1D1B52" w14:textId="5E0DDEF9" w:rsidR="002029EE" w:rsidRPr="00ED7236" w:rsidRDefault="00A23C02" w:rsidP="0014144F">
      <w:pPr>
        <w:spacing w:line="480" w:lineRule="auto"/>
        <w:jc w:val="both"/>
        <w:rPr>
          <w:szCs w:val="24"/>
        </w:rPr>
      </w:pPr>
      <w:r w:rsidRPr="00ED7236">
        <w:rPr>
          <w:b/>
          <w:szCs w:val="24"/>
        </w:rPr>
        <w:lastRenderedPageBreak/>
        <w:t xml:space="preserve">Figure 3. </w:t>
      </w:r>
      <w:r w:rsidRPr="00ED7236">
        <w:rPr>
          <w:szCs w:val="24"/>
        </w:rPr>
        <w:t>Contour plots of the effect of time of the year and distance from shore on (</w:t>
      </w:r>
      <w:r w:rsidR="00733257" w:rsidRPr="00ED7236">
        <w:rPr>
          <w:szCs w:val="24"/>
        </w:rPr>
        <w:t>A</w:t>
      </w:r>
      <w:r w:rsidR="00355457" w:rsidRPr="00ED7236">
        <w:rPr>
          <w:szCs w:val="24"/>
        </w:rPr>
        <w:t>) the counts and (B) the size of</w:t>
      </w:r>
      <w:r w:rsidR="00733257" w:rsidRPr="00ED7236">
        <w:rPr>
          <w:szCs w:val="24"/>
        </w:rPr>
        <w:t xml:space="preserve"> </w:t>
      </w:r>
      <w:r w:rsidRPr="00ED7236">
        <w:rPr>
          <w:szCs w:val="24"/>
        </w:rPr>
        <w:t>male</w:t>
      </w:r>
      <w:r w:rsidR="00733257" w:rsidRPr="00ED7236">
        <w:rPr>
          <w:szCs w:val="24"/>
        </w:rPr>
        <w:t xml:space="preserve"> and female</w:t>
      </w:r>
      <w:r w:rsidRPr="00ED7236">
        <w:rPr>
          <w:szCs w:val="24"/>
        </w:rPr>
        <w:t xml:space="preserve"> </w:t>
      </w:r>
      <w:r w:rsidR="002F550E" w:rsidRPr="00ED7236">
        <w:rPr>
          <w:i/>
          <w:szCs w:val="24"/>
        </w:rPr>
        <w:t xml:space="preserve">Birgus </w:t>
      </w:r>
      <w:r w:rsidR="001B3B13" w:rsidRPr="00ED7236">
        <w:rPr>
          <w:i/>
          <w:szCs w:val="24"/>
        </w:rPr>
        <w:t>latro</w:t>
      </w:r>
      <w:r w:rsidRPr="00ED7236">
        <w:rPr>
          <w:szCs w:val="24"/>
        </w:rPr>
        <w:t xml:space="preserve"> </w:t>
      </w:r>
      <w:r w:rsidR="00733257" w:rsidRPr="00ED7236">
        <w:rPr>
          <w:szCs w:val="24"/>
        </w:rPr>
        <w:t>respectively</w:t>
      </w:r>
      <w:r w:rsidRPr="00ED7236">
        <w:rPr>
          <w:szCs w:val="24"/>
        </w:rPr>
        <w:t xml:space="preserve">. </w:t>
      </w:r>
    </w:p>
    <w:p w14:paraId="19115C0C" w14:textId="03782874" w:rsidR="002029EE" w:rsidRPr="00ED7236" w:rsidRDefault="002029EE" w:rsidP="0014144F">
      <w:pPr>
        <w:spacing w:line="480" w:lineRule="auto"/>
        <w:jc w:val="both"/>
        <w:rPr>
          <w:szCs w:val="24"/>
        </w:rPr>
        <w:sectPr w:rsidR="002029EE" w:rsidRPr="00ED7236" w:rsidSect="007D15D2">
          <w:pgSz w:w="11906" w:h="16838"/>
          <w:pgMar w:top="1440" w:right="1440" w:bottom="1440" w:left="1440" w:header="708" w:footer="708" w:gutter="0"/>
          <w:lnNumType w:countBy="1"/>
          <w:cols w:space="708"/>
          <w:docGrid w:linePitch="360"/>
        </w:sectPr>
      </w:pPr>
      <w:r w:rsidRPr="00ED7236">
        <w:rPr>
          <w:noProof/>
          <w:szCs w:val="24"/>
          <w:lang w:eastAsia="en-GB"/>
        </w:rPr>
        <w:drawing>
          <wp:inline distT="0" distB="0" distL="0" distR="0" wp14:anchorId="0DCACBE3" wp14:editId="2989FE22">
            <wp:extent cx="6543675" cy="4437783"/>
            <wp:effectExtent l="0" t="0" r="0" b="1270"/>
            <wp:docPr id="2" name="Picture 2" descr="D:\AASC\Reports\Coconut Crab\Report\Draft 7\seasonality_count_size-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ASC\Reports\Coconut Crab\Report\Draft 7\seasonality_count_size-page-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1142" cy="4436065"/>
                    </a:xfrm>
                    <a:prstGeom prst="rect">
                      <a:avLst/>
                    </a:prstGeom>
                    <a:noFill/>
                    <a:ln>
                      <a:noFill/>
                    </a:ln>
                  </pic:spPr>
                </pic:pic>
              </a:graphicData>
            </a:graphic>
          </wp:inline>
        </w:drawing>
      </w:r>
    </w:p>
    <w:p w14:paraId="2B10C4C0" w14:textId="40314983" w:rsidR="00030808" w:rsidRPr="00ED7236" w:rsidRDefault="00A23C02" w:rsidP="0014144F">
      <w:pPr>
        <w:spacing w:line="480" w:lineRule="auto"/>
        <w:jc w:val="both"/>
        <w:rPr>
          <w:szCs w:val="24"/>
        </w:rPr>
      </w:pPr>
      <w:r w:rsidRPr="00ED7236">
        <w:rPr>
          <w:b/>
          <w:szCs w:val="24"/>
        </w:rPr>
        <w:lastRenderedPageBreak/>
        <w:t xml:space="preserve">Figure 4. </w:t>
      </w:r>
      <w:r w:rsidRPr="00ED7236">
        <w:rPr>
          <w:szCs w:val="24"/>
        </w:rPr>
        <w:t xml:space="preserve">Association between the phase of the moon and (A) the count and (B) the size of encountered </w:t>
      </w:r>
      <w:r w:rsidR="00AD0F74" w:rsidRPr="00ED7236">
        <w:rPr>
          <w:szCs w:val="24"/>
        </w:rPr>
        <w:t>female (</w:t>
      </w:r>
      <w:r w:rsidR="008C00DB" w:rsidRPr="00ED7236">
        <w:rPr>
          <w:szCs w:val="24"/>
        </w:rPr>
        <w:t>blue</w:t>
      </w:r>
      <w:r w:rsidR="00AD0F74" w:rsidRPr="00ED7236">
        <w:rPr>
          <w:szCs w:val="24"/>
        </w:rPr>
        <w:t>) and male (</w:t>
      </w:r>
      <w:r w:rsidR="008C00DB" w:rsidRPr="00ED7236">
        <w:rPr>
          <w:szCs w:val="24"/>
        </w:rPr>
        <w:t>green</w:t>
      </w:r>
      <w:r w:rsidR="00AD0F74" w:rsidRPr="00ED7236">
        <w:rPr>
          <w:szCs w:val="24"/>
        </w:rPr>
        <w:t xml:space="preserve">) </w:t>
      </w:r>
      <w:r w:rsidRPr="00ED7236">
        <w:rPr>
          <w:i/>
          <w:szCs w:val="24"/>
        </w:rPr>
        <w:t>Birgus latro</w:t>
      </w:r>
      <w:r w:rsidR="00AE2C6B" w:rsidRPr="00ED7236">
        <w:rPr>
          <w:i/>
          <w:szCs w:val="24"/>
        </w:rPr>
        <w:t xml:space="preserve"> </w:t>
      </w:r>
      <w:r w:rsidR="00AE2C6B" w:rsidRPr="00ED7236">
        <w:rPr>
          <w:szCs w:val="24"/>
        </w:rPr>
        <w:t>on Aldabra</w:t>
      </w:r>
      <w:r w:rsidRPr="00ED7236">
        <w:rPr>
          <w:i/>
          <w:szCs w:val="24"/>
        </w:rPr>
        <w:t>.</w:t>
      </w:r>
      <w:r w:rsidRPr="00ED7236">
        <w:rPr>
          <w:szCs w:val="24"/>
        </w:rPr>
        <w:t xml:space="preserve"> </w:t>
      </w:r>
      <w:r w:rsidR="00AD0F74" w:rsidRPr="00ED7236">
        <w:rPr>
          <w:szCs w:val="24"/>
        </w:rPr>
        <w:t>Y</w:t>
      </w:r>
      <w:r w:rsidRPr="00ED7236">
        <w:rPr>
          <w:szCs w:val="24"/>
        </w:rPr>
        <w:t>-axes show the effect on the mean counts (0.36 females</w:t>
      </w:r>
      <w:r w:rsidR="00AD0F74" w:rsidRPr="00ED7236">
        <w:rPr>
          <w:szCs w:val="24"/>
        </w:rPr>
        <w:t>;</w:t>
      </w:r>
      <w:r w:rsidRPr="00ED7236">
        <w:rPr>
          <w:szCs w:val="24"/>
        </w:rPr>
        <w:t xml:space="preserve"> 1.13 males) and the mean sizes (</w:t>
      </w:r>
      <w:r w:rsidR="00AD0F74" w:rsidRPr="00ED7236">
        <w:rPr>
          <w:szCs w:val="24"/>
        </w:rPr>
        <w:t xml:space="preserve">thoracic length: </w:t>
      </w:r>
      <w:r w:rsidRPr="00ED7236">
        <w:rPr>
          <w:szCs w:val="24"/>
        </w:rPr>
        <w:t>30.5mm for females</w:t>
      </w:r>
      <w:r w:rsidR="00AD0F74" w:rsidRPr="00ED7236">
        <w:rPr>
          <w:szCs w:val="24"/>
        </w:rPr>
        <w:t>;</w:t>
      </w:r>
      <w:r w:rsidRPr="00ED7236">
        <w:rPr>
          <w:szCs w:val="24"/>
        </w:rPr>
        <w:t xml:space="preserve"> 40.6mm for males) per transect section respectively. The solid lines show the values predicted by the Generalised Additive Model, while ribbons represent the standard error. The phase of the moon is defined as 0 and 1 for new moon, 0.25 for first quarter, 0.5 for full moon, a</w:t>
      </w:r>
      <w:r w:rsidR="00890DB6" w:rsidRPr="00ED7236">
        <w:rPr>
          <w:szCs w:val="24"/>
        </w:rPr>
        <w:t>nd 0.75 for last quarter (Meeus</w:t>
      </w:r>
      <w:r w:rsidRPr="00ED7236">
        <w:rPr>
          <w:szCs w:val="24"/>
        </w:rPr>
        <w:t xml:space="preserve"> 1982).</w:t>
      </w:r>
    </w:p>
    <w:p w14:paraId="6512161E" w14:textId="251983B0" w:rsidR="00030808" w:rsidRPr="00ED7236" w:rsidRDefault="00A94D6C" w:rsidP="0014144F">
      <w:pPr>
        <w:spacing w:line="480" w:lineRule="auto"/>
        <w:jc w:val="both"/>
        <w:rPr>
          <w:szCs w:val="24"/>
        </w:rPr>
        <w:sectPr w:rsidR="00030808" w:rsidRPr="00ED7236" w:rsidSect="007D15D2">
          <w:pgSz w:w="11906" w:h="16838"/>
          <w:pgMar w:top="1440" w:right="1440" w:bottom="1440" w:left="1440" w:header="708" w:footer="708" w:gutter="0"/>
          <w:lnNumType w:countBy="1"/>
          <w:cols w:space="708"/>
          <w:docGrid w:linePitch="360"/>
        </w:sectPr>
      </w:pPr>
      <w:r w:rsidRPr="00A94D6C">
        <w:rPr>
          <w:noProof/>
          <w:szCs w:val="24"/>
          <w:lang w:eastAsia="en-GB"/>
        </w:rPr>
        <w:drawing>
          <wp:inline distT="0" distB="0" distL="0" distR="0" wp14:anchorId="319354C7" wp14:editId="2DBDCA8B">
            <wp:extent cx="3605172" cy="5120640"/>
            <wp:effectExtent l="0" t="0" r="0" b="3810"/>
            <wp:docPr id="3" name="Picture 3" descr="D:\Manuscripts\Aldabra coconut crab 2019\Report\Figures\Figure 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scripts\Aldabra coconut crab 2019\Report\Figures\Figure 4.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705" cy="5162588"/>
                    </a:xfrm>
                    <a:prstGeom prst="rect">
                      <a:avLst/>
                    </a:prstGeom>
                    <a:noFill/>
                    <a:ln>
                      <a:noFill/>
                    </a:ln>
                  </pic:spPr>
                </pic:pic>
              </a:graphicData>
            </a:graphic>
          </wp:inline>
        </w:drawing>
      </w:r>
    </w:p>
    <w:p w14:paraId="57A04A14" w14:textId="05162458" w:rsidR="00A23C02" w:rsidRPr="00ED7236" w:rsidRDefault="00A23C02" w:rsidP="0014144F">
      <w:pPr>
        <w:spacing w:line="480" w:lineRule="auto"/>
        <w:jc w:val="both"/>
        <w:rPr>
          <w:szCs w:val="24"/>
        </w:rPr>
      </w:pPr>
      <w:r w:rsidRPr="00ED7236">
        <w:rPr>
          <w:b/>
          <w:szCs w:val="24"/>
        </w:rPr>
        <w:lastRenderedPageBreak/>
        <w:t xml:space="preserve">Figure </w:t>
      </w:r>
      <w:r w:rsidR="003112E3" w:rsidRPr="00ED7236">
        <w:rPr>
          <w:b/>
          <w:szCs w:val="24"/>
        </w:rPr>
        <w:fldChar w:fldCharType="begin"/>
      </w:r>
      <w:r w:rsidRPr="00ED7236">
        <w:rPr>
          <w:b/>
          <w:szCs w:val="24"/>
        </w:rPr>
        <w:instrText xml:space="preserve"> SEQ Figure \* ARABIC </w:instrText>
      </w:r>
      <w:r w:rsidR="003112E3" w:rsidRPr="00ED7236">
        <w:rPr>
          <w:b/>
          <w:szCs w:val="24"/>
        </w:rPr>
        <w:fldChar w:fldCharType="separate"/>
      </w:r>
      <w:r w:rsidRPr="00ED7236">
        <w:rPr>
          <w:b/>
          <w:szCs w:val="24"/>
        </w:rPr>
        <w:t>5</w:t>
      </w:r>
      <w:r w:rsidR="003112E3" w:rsidRPr="00ED7236">
        <w:rPr>
          <w:b/>
          <w:szCs w:val="24"/>
        </w:rPr>
        <w:fldChar w:fldCharType="end"/>
      </w:r>
      <w:r w:rsidRPr="00ED7236">
        <w:rPr>
          <w:szCs w:val="24"/>
        </w:rPr>
        <w:t xml:space="preserve">: Size distribution of </w:t>
      </w:r>
      <w:r w:rsidR="00AD0F74" w:rsidRPr="00ED7236">
        <w:rPr>
          <w:szCs w:val="24"/>
        </w:rPr>
        <w:t>female (</w:t>
      </w:r>
      <w:r w:rsidR="00063CE2" w:rsidRPr="00ED7236">
        <w:rPr>
          <w:szCs w:val="24"/>
        </w:rPr>
        <w:t>blue</w:t>
      </w:r>
      <w:r w:rsidR="00AD0F74" w:rsidRPr="00ED7236">
        <w:rPr>
          <w:szCs w:val="24"/>
        </w:rPr>
        <w:t>) and male (</w:t>
      </w:r>
      <w:r w:rsidR="00063CE2" w:rsidRPr="00ED7236">
        <w:rPr>
          <w:szCs w:val="24"/>
        </w:rPr>
        <w:t>green</w:t>
      </w:r>
      <w:r w:rsidR="00AD0F74" w:rsidRPr="00ED7236">
        <w:rPr>
          <w:szCs w:val="24"/>
        </w:rPr>
        <w:t xml:space="preserve">) </w:t>
      </w:r>
      <w:r w:rsidRPr="00ED7236">
        <w:rPr>
          <w:i/>
          <w:szCs w:val="24"/>
        </w:rPr>
        <w:t xml:space="preserve">Birgus latro </w:t>
      </w:r>
      <w:r w:rsidR="00AD0F74" w:rsidRPr="00ED7236">
        <w:rPr>
          <w:szCs w:val="24"/>
        </w:rPr>
        <w:t xml:space="preserve">encountered </w:t>
      </w:r>
      <w:r w:rsidRPr="00ED7236">
        <w:rPr>
          <w:szCs w:val="24"/>
        </w:rPr>
        <w:t>on Aldabra.</w:t>
      </w:r>
    </w:p>
    <w:p w14:paraId="7D378589" w14:textId="58AF0792" w:rsidR="00DC7C00" w:rsidRPr="00ED7236" w:rsidRDefault="00DC7C00" w:rsidP="0014144F">
      <w:pPr>
        <w:spacing w:line="480" w:lineRule="auto"/>
        <w:jc w:val="both"/>
        <w:rPr>
          <w:szCs w:val="24"/>
        </w:rPr>
        <w:sectPr w:rsidR="00DC7C00" w:rsidRPr="00ED7236" w:rsidSect="007D15D2">
          <w:pgSz w:w="11906" w:h="16838"/>
          <w:pgMar w:top="1440" w:right="1440" w:bottom="1440" w:left="1440" w:header="708" w:footer="708" w:gutter="0"/>
          <w:lnNumType w:countBy="1"/>
          <w:cols w:space="708"/>
          <w:docGrid w:linePitch="360"/>
        </w:sectPr>
      </w:pPr>
      <w:r w:rsidRPr="00ED7236">
        <w:rPr>
          <w:noProof/>
          <w:szCs w:val="24"/>
          <w:lang w:eastAsia="en-GB"/>
        </w:rPr>
        <w:drawing>
          <wp:inline distT="0" distB="0" distL="0" distR="0" wp14:anchorId="53327E84" wp14:editId="6E36A653">
            <wp:extent cx="4407606" cy="3131720"/>
            <wp:effectExtent l="0" t="0" r="0" b="0"/>
            <wp:docPr id="10" name="Picture 10" descr="D:\AASC\Reports\Coconut Crab\Report\Draft 7\size_distributio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ASC\Reports\Coconut Crab\Report\Draft 7\size_distribution-page-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0361" cy="3133677"/>
                    </a:xfrm>
                    <a:prstGeom prst="rect">
                      <a:avLst/>
                    </a:prstGeom>
                    <a:noFill/>
                    <a:ln>
                      <a:noFill/>
                    </a:ln>
                  </pic:spPr>
                </pic:pic>
              </a:graphicData>
            </a:graphic>
          </wp:inline>
        </w:drawing>
      </w:r>
    </w:p>
    <w:p w14:paraId="3B46BF87" w14:textId="5326B93C" w:rsidR="00A23C02" w:rsidRPr="00ED7236" w:rsidRDefault="00A23C02" w:rsidP="0014144F">
      <w:pPr>
        <w:spacing w:line="480" w:lineRule="auto"/>
        <w:jc w:val="both"/>
        <w:rPr>
          <w:szCs w:val="24"/>
        </w:rPr>
      </w:pPr>
      <w:r w:rsidRPr="00ED7236">
        <w:rPr>
          <w:b/>
          <w:szCs w:val="24"/>
        </w:rPr>
        <w:lastRenderedPageBreak/>
        <w:t xml:space="preserve">Figure </w:t>
      </w:r>
      <w:r w:rsidR="003112E3" w:rsidRPr="00ED7236">
        <w:rPr>
          <w:b/>
          <w:szCs w:val="24"/>
        </w:rPr>
        <w:fldChar w:fldCharType="begin"/>
      </w:r>
      <w:r w:rsidRPr="00ED7236">
        <w:rPr>
          <w:b/>
          <w:szCs w:val="24"/>
        </w:rPr>
        <w:instrText xml:space="preserve"> SEQ Figure \* ARABIC </w:instrText>
      </w:r>
      <w:r w:rsidR="003112E3" w:rsidRPr="00ED7236">
        <w:rPr>
          <w:b/>
          <w:szCs w:val="24"/>
        </w:rPr>
        <w:fldChar w:fldCharType="separate"/>
      </w:r>
      <w:r w:rsidRPr="00ED7236">
        <w:rPr>
          <w:b/>
          <w:noProof/>
          <w:szCs w:val="24"/>
        </w:rPr>
        <w:t>6</w:t>
      </w:r>
      <w:r w:rsidR="003112E3" w:rsidRPr="00ED7236">
        <w:rPr>
          <w:b/>
          <w:szCs w:val="24"/>
        </w:rPr>
        <w:fldChar w:fldCharType="end"/>
      </w:r>
      <w:r w:rsidRPr="00ED7236">
        <w:rPr>
          <w:szCs w:val="24"/>
        </w:rPr>
        <w:t xml:space="preserve">: Association between time of the year and the mean pleon size for </w:t>
      </w:r>
      <w:r w:rsidRPr="00ED7236">
        <w:rPr>
          <w:i/>
          <w:szCs w:val="24"/>
        </w:rPr>
        <w:t>Birgus latro</w:t>
      </w:r>
      <w:r w:rsidRPr="00ED7236">
        <w:rPr>
          <w:szCs w:val="24"/>
        </w:rPr>
        <w:t xml:space="preserve"> females </w:t>
      </w:r>
      <w:r w:rsidR="00AD0F74" w:rsidRPr="00ED7236">
        <w:rPr>
          <w:szCs w:val="24"/>
        </w:rPr>
        <w:t>(</w:t>
      </w:r>
      <w:r w:rsidR="001B124F" w:rsidRPr="00ED7236">
        <w:rPr>
          <w:szCs w:val="24"/>
        </w:rPr>
        <w:t>blue</w:t>
      </w:r>
      <w:r w:rsidR="00AD0F74" w:rsidRPr="00ED7236">
        <w:rPr>
          <w:szCs w:val="24"/>
        </w:rPr>
        <w:t xml:space="preserve">) </w:t>
      </w:r>
      <w:r w:rsidRPr="00ED7236">
        <w:rPr>
          <w:szCs w:val="24"/>
        </w:rPr>
        <w:t>and males</w:t>
      </w:r>
      <w:r w:rsidR="00AD0F74" w:rsidRPr="00ED7236">
        <w:rPr>
          <w:szCs w:val="24"/>
        </w:rPr>
        <w:t xml:space="preserve"> (</w:t>
      </w:r>
      <w:r w:rsidR="001B124F" w:rsidRPr="00ED7236">
        <w:rPr>
          <w:szCs w:val="24"/>
        </w:rPr>
        <w:t>green</w:t>
      </w:r>
      <w:r w:rsidR="00AD0F74" w:rsidRPr="00ED7236">
        <w:rPr>
          <w:szCs w:val="24"/>
        </w:rPr>
        <w:t>) on Aldabra</w:t>
      </w:r>
      <w:r w:rsidRPr="00ED7236">
        <w:rPr>
          <w:szCs w:val="24"/>
        </w:rPr>
        <w:t>. Pleon size was estimated using an index between 1 and 4</w:t>
      </w:r>
      <w:r w:rsidR="00AD0F74" w:rsidRPr="00ED7236">
        <w:rPr>
          <w:szCs w:val="24"/>
        </w:rPr>
        <w:t xml:space="preserve"> (see text for category descriptions)</w:t>
      </w:r>
      <w:r w:rsidRPr="00ED7236">
        <w:rPr>
          <w:szCs w:val="24"/>
        </w:rPr>
        <w:t>.</w:t>
      </w:r>
    </w:p>
    <w:p w14:paraId="7F3618C0" w14:textId="4035A9C7" w:rsidR="009500B6" w:rsidRPr="00ED7236" w:rsidRDefault="009500B6" w:rsidP="0014144F">
      <w:pPr>
        <w:spacing w:line="480" w:lineRule="auto"/>
        <w:jc w:val="both"/>
        <w:rPr>
          <w:szCs w:val="24"/>
        </w:rPr>
        <w:sectPr w:rsidR="009500B6" w:rsidRPr="00ED7236" w:rsidSect="007D15D2">
          <w:pgSz w:w="11906" w:h="16838"/>
          <w:pgMar w:top="1440" w:right="1440" w:bottom="1440" w:left="1440" w:header="708" w:footer="708" w:gutter="0"/>
          <w:lnNumType w:countBy="1"/>
          <w:cols w:space="708"/>
          <w:docGrid w:linePitch="360"/>
        </w:sectPr>
      </w:pPr>
      <w:r w:rsidRPr="00ED7236">
        <w:rPr>
          <w:noProof/>
          <w:szCs w:val="24"/>
          <w:lang w:eastAsia="en-GB"/>
        </w:rPr>
        <w:drawing>
          <wp:inline distT="0" distB="0" distL="0" distR="0" wp14:anchorId="6342BE24" wp14:editId="759004D3">
            <wp:extent cx="4381500" cy="3113171"/>
            <wp:effectExtent l="0" t="0" r="0" b="0"/>
            <wp:docPr id="12" name="Picture 12" descr="D:\AASC\Reports\Coconut Crab\Report\Draft 7\moulting-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ASC\Reports\Coconut Crab\Report\Draft 7\moulting-page-0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3113171"/>
                    </a:xfrm>
                    <a:prstGeom prst="rect">
                      <a:avLst/>
                    </a:prstGeom>
                    <a:noFill/>
                    <a:ln>
                      <a:noFill/>
                    </a:ln>
                  </pic:spPr>
                </pic:pic>
              </a:graphicData>
            </a:graphic>
          </wp:inline>
        </w:drawing>
      </w:r>
    </w:p>
    <w:p w14:paraId="242E64DA" w14:textId="57BB1A06" w:rsidR="00A23C02" w:rsidRPr="00ED7236" w:rsidRDefault="00A23C02" w:rsidP="0014144F">
      <w:pPr>
        <w:spacing w:line="480" w:lineRule="auto"/>
        <w:jc w:val="both"/>
        <w:rPr>
          <w:noProof/>
          <w:szCs w:val="24"/>
          <w:lang w:eastAsia="en-GB"/>
        </w:rPr>
      </w:pPr>
      <w:r w:rsidRPr="00ED7236">
        <w:rPr>
          <w:b/>
          <w:szCs w:val="24"/>
        </w:rPr>
        <w:lastRenderedPageBreak/>
        <w:t xml:space="preserve">Figure 7: </w:t>
      </w:r>
      <w:r w:rsidRPr="00ED7236">
        <w:rPr>
          <w:szCs w:val="24"/>
        </w:rPr>
        <w:t xml:space="preserve">Probability of encountering an ovigerous </w:t>
      </w:r>
      <w:r w:rsidR="00AD0F74" w:rsidRPr="00ED7236">
        <w:rPr>
          <w:i/>
          <w:szCs w:val="24"/>
        </w:rPr>
        <w:t xml:space="preserve">B. latro </w:t>
      </w:r>
      <w:r w:rsidRPr="00ED7236">
        <w:rPr>
          <w:szCs w:val="24"/>
        </w:rPr>
        <w:t>female during a survey</w:t>
      </w:r>
      <w:r w:rsidR="00AD0F74" w:rsidRPr="00ED7236">
        <w:rPr>
          <w:szCs w:val="24"/>
        </w:rPr>
        <w:t xml:space="preserve"> on Aldabra from 2007–2016</w:t>
      </w:r>
      <w:r w:rsidRPr="00ED7236">
        <w:rPr>
          <w:szCs w:val="24"/>
        </w:rPr>
        <w:t>. The solid and dashed line</w:t>
      </w:r>
      <w:r w:rsidR="00AD0F74" w:rsidRPr="00ED7236">
        <w:rPr>
          <w:szCs w:val="24"/>
        </w:rPr>
        <w:t>s</w:t>
      </w:r>
      <w:r w:rsidRPr="00ED7236">
        <w:rPr>
          <w:szCs w:val="24"/>
        </w:rPr>
        <w:t xml:space="preserve"> correspond to the maximum and minimum encounter probability during the moon cycle</w:t>
      </w:r>
      <w:r w:rsidR="00AD0F74" w:rsidRPr="00ED7236">
        <w:rPr>
          <w:szCs w:val="24"/>
        </w:rPr>
        <w:t>,</w:t>
      </w:r>
      <w:r w:rsidRPr="00ED7236">
        <w:rPr>
          <w:szCs w:val="24"/>
        </w:rPr>
        <w:t xml:space="preserve"> respectively. A moon phase of 0.41 corresponds to about three days before full moon and 0.94 to around </w:t>
      </w:r>
      <w:r w:rsidR="00A46635" w:rsidRPr="00ED7236">
        <w:rPr>
          <w:szCs w:val="24"/>
        </w:rPr>
        <w:t>two days before new moon (Meeus</w:t>
      </w:r>
      <w:r w:rsidRPr="00ED7236">
        <w:rPr>
          <w:szCs w:val="24"/>
        </w:rPr>
        <w:t xml:space="preserve"> 1982). Grey ribbon indicates confidence interval of the mean probability across the </w:t>
      </w:r>
      <w:r w:rsidR="007E4191" w:rsidRPr="00ED7236">
        <w:rPr>
          <w:szCs w:val="24"/>
        </w:rPr>
        <w:t>year</w:t>
      </w:r>
      <w:r w:rsidRPr="00ED7236">
        <w:rPr>
          <w:szCs w:val="24"/>
        </w:rPr>
        <w:t>.</w:t>
      </w:r>
      <w:r w:rsidRPr="00ED7236">
        <w:rPr>
          <w:noProof/>
          <w:szCs w:val="24"/>
          <w:lang w:eastAsia="en-GB"/>
        </w:rPr>
        <w:t xml:space="preserve"> </w:t>
      </w:r>
    </w:p>
    <w:p w14:paraId="4B53C36F" w14:textId="7494558E" w:rsidR="00FA2419" w:rsidRPr="00ED7236" w:rsidRDefault="00FA2419" w:rsidP="0014144F">
      <w:pPr>
        <w:spacing w:line="480" w:lineRule="auto"/>
        <w:jc w:val="both"/>
        <w:rPr>
          <w:b/>
          <w:szCs w:val="24"/>
        </w:rPr>
      </w:pPr>
      <w:r w:rsidRPr="00ED7236">
        <w:rPr>
          <w:b/>
          <w:noProof/>
          <w:szCs w:val="24"/>
          <w:lang w:eastAsia="en-GB"/>
        </w:rPr>
        <w:drawing>
          <wp:inline distT="0" distB="0" distL="0" distR="0" wp14:anchorId="7F283439" wp14:editId="4C6C8E3B">
            <wp:extent cx="4035072" cy="2867025"/>
            <wp:effectExtent l="0" t="0" r="3810" b="0"/>
            <wp:docPr id="14" name="Picture 14" descr="D:\AASC\Reports\Coconut Crab\Report\Draft 7\reproductio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ASC\Reports\Coconut Crab\Report\Draft 7\reproduction-page-0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5072" cy="2867025"/>
                    </a:xfrm>
                    <a:prstGeom prst="rect">
                      <a:avLst/>
                    </a:prstGeom>
                    <a:noFill/>
                    <a:ln>
                      <a:noFill/>
                    </a:ln>
                  </pic:spPr>
                </pic:pic>
              </a:graphicData>
            </a:graphic>
          </wp:inline>
        </w:drawing>
      </w:r>
    </w:p>
    <w:sectPr w:rsidR="00FA2419" w:rsidRPr="00ED7236" w:rsidSect="007D15D2">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ennifer Appoo" w:date="2019-11-29T12:20:00Z" w:initials="JA">
    <w:p w14:paraId="3D524633" w14:textId="02FAB42E" w:rsidR="00905877" w:rsidRDefault="00905877">
      <w:pPr>
        <w:pStyle w:val="CommentText"/>
      </w:pPr>
      <w:r>
        <w:rPr>
          <w:rStyle w:val="CommentReference"/>
        </w:rPr>
        <w:annotationRef/>
      </w:r>
      <w:r>
        <w:t>Thank you Pierre for the suggestion. The world limit is 150 characters or 15 words so it might not fit and maybe it’s best to keep the title short.</w:t>
      </w:r>
    </w:p>
  </w:comment>
  <w:comment w:id="43" w:author="Haupt, Philip (NE)" w:date="2019-11-12T07:05:00Z" w:initials="HP">
    <w:p w14:paraId="27D12C9C" w14:textId="77777777" w:rsidR="00905877" w:rsidRDefault="00905877" w:rsidP="007F176E">
      <w:pPr>
        <w:pStyle w:val="CommentText"/>
      </w:pPr>
      <w:r>
        <w:rPr>
          <w:rStyle w:val="CommentReference"/>
        </w:rPr>
        <w:annotationRef/>
      </w:r>
      <w:r>
        <w:t>I think the abstract needs to be restructured to make it more appealing to a wider audience. By starting with Aldabra atoll we are narrowing the audience immediately. Why not stat with the IUCN conservation status of Birgus latro and then go into Aldabra details, then aims, objectives,  key results and discussion points. I have rewrote the first part as I think that gives more perspective in the wider context, i.e. it gives importance to the study before limiting it to Aldabra.</w:t>
      </w:r>
    </w:p>
  </w:comment>
  <w:comment w:id="45" w:author="Haupt, Philip (NE)" w:date="2019-11-12T06:25:00Z" w:initials="HP">
    <w:p w14:paraId="1EA92A4D" w14:textId="77777777" w:rsidR="00905877" w:rsidRDefault="00905877" w:rsidP="007F176E">
      <w:pPr>
        <w:pStyle w:val="CommentText"/>
      </w:pPr>
      <w:r>
        <w:rPr>
          <w:rStyle w:val="CommentReference"/>
        </w:rPr>
        <w:annotationRef/>
      </w:r>
      <w:r>
        <w:t>Atoll twice seems unnecessary</w:t>
      </w:r>
    </w:p>
  </w:comment>
  <w:comment w:id="49" w:author="Haupt, Philip (NE)" w:date="2019-11-12T08:01:00Z" w:initials="HP">
    <w:p w14:paraId="170F55F1" w14:textId="77777777" w:rsidR="00905877" w:rsidRDefault="00905877" w:rsidP="007F176E">
      <w:pPr>
        <w:pStyle w:val="CommentText"/>
      </w:pPr>
      <w:r>
        <w:rPr>
          <w:rStyle w:val="CommentReference"/>
        </w:rPr>
        <w:annotationRef/>
      </w:r>
      <w:r>
        <w:t>If the hypothesis and main result is that Aldabra has a large population of Coconut crabs, then you should not start by saying that in an introductory sentence – cause this is essentially what you are trying to prove.</w:t>
      </w:r>
    </w:p>
  </w:comment>
  <w:comment w:id="53" w:author="Pistorius, Pierre (Summerstrand Campus South)" w:date="2019-11-23T07:56:00Z" w:initials="PP(CS">
    <w:p w14:paraId="582B5787" w14:textId="77777777" w:rsidR="00905877" w:rsidRDefault="00905877" w:rsidP="00A42024">
      <w:pPr>
        <w:pStyle w:val="CommentText"/>
      </w:pPr>
      <w:r>
        <w:rPr>
          <w:rStyle w:val="CommentReference"/>
        </w:rPr>
        <w:annotationRef/>
      </w:r>
      <w:r>
        <w:t>I would suggest using common name throughout (scientific name in brackets after first mention) for ease of reading</w:t>
      </w:r>
    </w:p>
  </w:comment>
  <w:comment w:id="54" w:author="Jennifer Appoo" w:date="2019-11-29T12:21:00Z" w:initials="JA">
    <w:p w14:paraId="00F3DA29" w14:textId="79670E55" w:rsidR="00905877" w:rsidRDefault="00905877">
      <w:pPr>
        <w:pStyle w:val="CommentText"/>
      </w:pPr>
      <w:r>
        <w:rPr>
          <w:rStyle w:val="CommentReference"/>
        </w:rPr>
        <w:annotationRef/>
      </w:r>
      <w:r>
        <w:t>I prefer the scientific name because of the different common names for the species</w:t>
      </w:r>
    </w:p>
  </w:comment>
  <w:comment w:id="58" w:author="Naomi Doak, PhD" w:date="2019-11-25T11:18:00Z" w:initials="NDP">
    <w:p w14:paraId="6A254822" w14:textId="77777777" w:rsidR="00905877" w:rsidRDefault="00905877" w:rsidP="00857A48">
      <w:pPr>
        <w:pStyle w:val="CommentText"/>
      </w:pPr>
      <w:r>
        <w:rPr>
          <w:rStyle w:val="CommentReference"/>
        </w:rPr>
        <w:annotationRef/>
      </w:r>
      <w:r>
        <w:t>Not sure you need this.</w:t>
      </w:r>
    </w:p>
  </w:comment>
  <w:comment w:id="60" w:author="Haupt, Philip (NE)" w:date="2019-11-12T08:06:00Z" w:initials="HP">
    <w:p w14:paraId="55486974" w14:textId="77777777" w:rsidR="00905877" w:rsidRDefault="00905877" w:rsidP="007F176E">
      <w:pPr>
        <w:pStyle w:val="CommentText"/>
      </w:pPr>
      <w:r>
        <w:rPr>
          <w:rStyle w:val="CommentReference"/>
        </w:rPr>
        <w:annotationRef/>
      </w:r>
      <w:r>
        <w:t>What about population estimates?</w:t>
      </w:r>
    </w:p>
  </w:comment>
  <w:comment w:id="68" w:author="Haupt, Philip (NE)" w:date="2019-11-12T18:30:00Z" w:initials="HP">
    <w:p w14:paraId="3F446C82" w14:textId="77777777" w:rsidR="00905877" w:rsidRDefault="00905877" w:rsidP="007F176E">
      <w:pPr>
        <w:pStyle w:val="CommentText"/>
      </w:pPr>
      <w:r>
        <w:rPr>
          <w:rStyle w:val="CommentReference"/>
        </w:rPr>
        <w:annotationRef/>
      </w:r>
      <w:r>
        <w:t>And how can we extrapolate this result for the rest of the atoll , when only Piccard were determined? I don’t think we can extrapolate this. There are significant differences in the amount of rainfall and exposure to wind (i.e. both will influence desiccation risk) and is not represented in the models.</w:t>
      </w:r>
    </w:p>
  </w:comment>
  <w:comment w:id="69" w:author="Haupt, Philip (NE)" w:date="2019-11-12T06:32:00Z" w:initials="HP">
    <w:p w14:paraId="7F0DDCE1" w14:textId="77777777" w:rsidR="00905877" w:rsidRDefault="00905877" w:rsidP="007F176E">
      <w:pPr>
        <w:pStyle w:val="CommentText"/>
      </w:pPr>
      <w:r w:rsidRPr="00DA6ABF">
        <w:rPr>
          <w:highlight w:val="yellow"/>
        </w:rPr>
        <w:t>Without knowing that these estimates were produced using two different methods, it reads as if there is an e</w:t>
      </w:r>
      <w:r w:rsidRPr="00DA6ABF">
        <w:rPr>
          <w:rStyle w:val="CommentReference"/>
          <w:highlight w:val="yellow"/>
        </w:rPr>
        <w:annotationRef/>
      </w:r>
      <w:r w:rsidRPr="00DA6ABF">
        <w:rPr>
          <w:highlight w:val="yellow"/>
        </w:rPr>
        <w:t>normous range. Also, consider that with such a big difference in the population estimation, it is clear that overall numbers are highly imprecise, and dependent on the method used. I don’t think this result, with such high variation should not be extrapolated for Aldabra</w:t>
      </w:r>
      <w:r>
        <w:rPr>
          <w:highlight w:val="yellow"/>
        </w:rPr>
        <w:t xml:space="preserve">, given my reasons above. </w:t>
      </w:r>
      <w:r w:rsidRPr="00DA6ABF">
        <w:rPr>
          <w:highlight w:val="yellow"/>
        </w:rPr>
        <w:t xml:space="preserve">I think you can say something about Piccard </w:t>
      </w:r>
      <w:r>
        <w:rPr>
          <w:highlight w:val="yellow"/>
        </w:rPr>
        <w:t xml:space="preserve">using two transects, but I would be cautious saying something about the whole Atoll. </w:t>
      </w:r>
      <w:r w:rsidRPr="006B3E92">
        <w:rPr>
          <w:b/>
          <w:highlight w:val="yellow"/>
        </w:rPr>
        <w:t>Unless</w:t>
      </w:r>
      <w:r>
        <w:rPr>
          <w:b/>
          <w:highlight w:val="yellow"/>
        </w:rPr>
        <w:t>, consider</w:t>
      </w:r>
      <w:r w:rsidRPr="006B3E92">
        <w:rPr>
          <w:b/>
          <w:highlight w:val="yellow"/>
        </w:rPr>
        <w:t xml:space="preserve"> </w:t>
      </w:r>
      <w:r>
        <w:rPr>
          <w:b/>
          <w:highlight w:val="yellow"/>
        </w:rPr>
        <w:t>including</w:t>
      </w:r>
      <w:r w:rsidRPr="006B3E92">
        <w:rPr>
          <w:b/>
          <w:highlight w:val="yellow"/>
        </w:rPr>
        <w:t xml:space="preserve"> the original surveys by Pierre of C</w:t>
      </w:r>
      <w:r>
        <w:rPr>
          <w:b/>
          <w:highlight w:val="yellow"/>
        </w:rPr>
        <w:t>i</w:t>
      </w:r>
      <w:r w:rsidRPr="006B3E92">
        <w:rPr>
          <w:b/>
          <w:highlight w:val="yellow"/>
        </w:rPr>
        <w:t xml:space="preserve">nq Cases to </w:t>
      </w:r>
      <w:r>
        <w:rPr>
          <w:b/>
          <w:highlight w:val="yellow"/>
        </w:rPr>
        <w:t>validate/test</w:t>
      </w:r>
      <w:r w:rsidRPr="006B3E92">
        <w:rPr>
          <w:b/>
          <w:highlight w:val="yellow"/>
        </w:rPr>
        <w:t xml:space="preserve"> some of these claims</w:t>
      </w:r>
      <w:r>
        <w:rPr>
          <w:highlight w:val="yellow"/>
        </w:rPr>
        <w:t>.</w:t>
      </w:r>
      <w:r w:rsidRPr="00DA6ABF">
        <w:rPr>
          <w:highlight w:val="yellow"/>
        </w:rPr>
        <w:t xml:space="preserve"> </w:t>
      </w:r>
      <w:r>
        <w:rPr>
          <w:highlight w:val="yellow"/>
        </w:rPr>
        <w:t>Also, i</w:t>
      </w:r>
      <w:r w:rsidRPr="00DA6ABF">
        <w:rPr>
          <w:highlight w:val="yellow"/>
        </w:rPr>
        <w:t>nclude in the results please, some uncertainty envelopes</w:t>
      </w:r>
    </w:p>
  </w:comment>
  <w:comment w:id="71" w:author="Pistorius, Pierre (Summerstrand Campus South)" w:date="2019-11-23T08:04:00Z" w:initials="PP(CS">
    <w:p w14:paraId="6048116E" w14:textId="77777777" w:rsidR="00905877" w:rsidRDefault="00905877" w:rsidP="00A42024">
      <w:pPr>
        <w:pStyle w:val="CommentText"/>
      </w:pPr>
      <w:r>
        <w:rPr>
          <w:rStyle w:val="CommentReference"/>
        </w:rPr>
        <w:annotationRef/>
      </w:r>
      <w:r>
        <w:t>Perhaps move further down after presenting the more concrete findings first (eg sex ration, size distribution and temporal patterns</w:t>
      </w:r>
    </w:p>
  </w:comment>
  <w:comment w:id="73" w:author="Pistorius, Pierre (Summerstrand Campus South)" w:date="2019-11-23T08:06:00Z" w:initials="PP(CS">
    <w:p w14:paraId="7CBBAA6C" w14:textId="77777777" w:rsidR="00905877" w:rsidRDefault="00905877" w:rsidP="00A42024">
      <w:pPr>
        <w:pStyle w:val="CommentText"/>
      </w:pPr>
      <w:r>
        <w:rPr>
          <w:rStyle w:val="CommentReference"/>
        </w:rPr>
        <w:annotationRef/>
      </w:r>
      <w:r>
        <w:t>With the massive range in estimates not really realistic to say it was stable</w:t>
      </w:r>
    </w:p>
  </w:comment>
  <w:comment w:id="75" w:author="Pistorius, Pierre (Summerstrand Campus South)" w:date="2019-11-23T08:07:00Z" w:initials="PP(CS">
    <w:p w14:paraId="005902B8" w14:textId="77777777" w:rsidR="00905877" w:rsidRDefault="00905877" w:rsidP="00A42024">
      <w:pPr>
        <w:pStyle w:val="CommentText"/>
      </w:pPr>
      <w:r>
        <w:rPr>
          <w:rStyle w:val="CommentReference"/>
        </w:rPr>
        <w:annotationRef/>
      </w:r>
      <w:r>
        <w:t>Need to distinguish between short term/seasonal and longer term- else seems to contradict previous snetnece. Eg. The population exhibited much seasonal.. variability with no clear annual patterns over the study period</w:t>
      </w:r>
    </w:p>
  </w:comment>
  <w:comment w:id="79" w:author="Naomi Doak, PhD" w:date="2019-11-25T11:20:00Z" w:initials="NDP">
    <w:p w14:paraId="00763A81" w14:textId="77777777" w:rsidR="00905877" w:rsidRDefault="00905877" w:rsidP="00857A48">
      <w:pPr>
        <w:pStyle w:val="CommentText"/>
      </w:pPr>
      <w:r>
        <w:rPr>
          <w:rStyle w:val="CommentReference"/>
        </w:rPr>
        <w:annotationRef/>
      </w:r>
      <w:r>
        <w:t>Again the wording here seems clumsy.</w:t>
      </w:r>
    </w:p>
    <w:p w14:paraId="52AF132F" w14:textId="77777777" w:rsidR="00905877" w:rsidRDefault="00905877" w:rsidP="00857A48">
      <w:pPr>
        <w:pStyle w:val="CommentText"/>
      </w:pPr>
    </w:p>
    <w:p w14:paraId="217FC9A2" w14:textId="77777777" w:rsidR="00905877" w:rsidRDefault="00905877" w:rsidP="00857A48">
      <w:pPr>
        <w:pStyle w:val="CommentText"/>
      </w:pPr>
      <w:r>
        <w:t>I would be reordering the way things are presented here given the range in population size. It seems the focus should be more on the characteristics of the population so I would put this first.</w:t>
      </w:r>
    </w:p>
  </w:comment>
  <w:comment w:id="92" w:author="Pistorius, Pierre (Summerstrand Campus South)" w:date="2019-11-23T08:13:00Z" w:initials="PP(CS">
    <w:p w14:paraId="47DC888E" w14:textId="77777777" w:rsidR="00905877" w:rsidRDefault="00905877" w:rsidP="00A42024">
      <w:pPr>
        <w:pStyle w:val="CommentText"/>
      </w:pPr>
      <w:r>
        <w:rPr>
          <w:rStyle w:val="CommentReference"/>
        </w:rPr>
        <w:annotationRef/>
      </w:r>
      <w:r>
        <w:t>Elaborate in separate sentence</w:t>
      </w:r>
    </w:p>
  </w:comment>
  <w:comment w:id="94" w:author="Naomi Doak, PhD" w:date="2019-11-25T11:21:00Z" w:initials="NDP">
    <w:p w14:paraId="3EA6D804" w14:textId="77777777" w:rsidR="00905877" w:rsidRDefault="00905877" w:rsidP="00857A48">
      <w:pPr>
        <w:pStyle w:val="CommentText"/>
      </w:pPr>
      <w:r>
        <w:rPr>
          <w:rStyle w:val="CommentReference"/>
        </w:rPr>
        <w:annotationRef/>
      </w:r>
      <w:r>
        <w:t>Not a big point but I would send to remove so much personalisation of the results and just state them as results.</w:t>
      </w:r>
    </w:p>
  </w:comment>
  <w:comment w:id="103" w:author="Haupt, Philip (NE)" w:date="2019-11-12T08:10:00Z" w:initials="HP">
    <w:p w14:paraId="48BB7D5D" w14:textId="77777777" w:rsidR="00905877" w:rsidRDefault="00905877" w:rsidP="007F176E">
      <w:pPr>
        <w:pStyle w:val="CommentText"/>
      </w:pPr>
      <w:r>
        <w:rPr>
          <w:rStyle w:val="CommentReference"/>
        </w:rPr>
        <w:annotationRef/>
      </w:r>
      <w:r>
        <w:t>Do you mean by way of re-introduction or by self seeding? I ask as reintroduction would make sense when you say protected areas, but seeding won’t be limited to protected aeras.</w:t>
      </w:r>
    </w:p>
  </w:comment>
  <w:comment w:id="105" w:author="Naomi Doak, PhD" w:date="2019-11-25T11:22:00Z" w:initials="NDP">
    <w:p w14:paraId="18D34884" w14:textId="77777777" w:rsidR="00905877" w:rsidRDefault="00905877" w:rsidP="00857A48">
      <w:pPr>
        <w:pStyle w:val="CommentText"/>
      </w:pPr>
      <w:r>
        <w:rPr>
          <w:rStyle w:val="CommentReference"/>
        </w:rPr>
        <w:annotationRef/>
      </w:r>
      <w:r>
        <w:t>Has the potential to be used to repopulation surely? Or are you suggesting this would happen naturally? Not sure you can infer that from the analysis presented.</w:t>
      </w:r>
    </w:p>
  </w:comment>
  <w:comment w:id="107" w:author="Haupt, Philip (NE)" w:date="2019-11-12T08:10:00Z" w:initials="HP">
    <w:p w14:paraId="5BC54402" w14:textId="77777777" w:rsidR="00905877" w:rsidRDefault="00905877" w:rsidP="007F176E">
      <w:pPr>
        <w:pStyle w:val="CommentText"/>
      </w:pPr>
      <w:r>
        <w:rPr>
          <w:rStyle w:val="CommentReference"/>
        </w:rPr>
        <w:annotationRef/>
      </w:r>
      <w:r>
        <w:t>Only protected?</w:t>
      </w:r>
    </w:p>
  </w:comment>
  <w:comment w:id="108" w:author="Heather Richards" w:date="2019-11-10T21:35:00Z" w:initials="HR">
    <w:p w14:paraId="52877802" w14:textId="77777777" w:rsidR="00905877" w:rsidRDefault="00905877" w:rsidP="00857A48">
      <w:pPr>
        <w:pStyle w:val="CommentText"/>
      </w:pPr>
      <w:r>
        <w:rPr>
          <w:rStyle w:val="CommentReference"/>
        </w:rPr>
        <w:annotationRef/>
      </w:r>
      <w:r>
        <w:t>Why only protected areas?</w:t>
      </w:r>
    </w:p>
  </w:comment>
  <w:comment w:id="109" w:author="Naomi Doak, PhD" w:date="2019-11-25T11:23:00Z" w:initials="NDP">
    <w:p w14:paraId="6E2B7F9C" w14:textId="77777777" w:rsidR="00905877" w:rsidRDefault="00905877" w:rsidP="00857A48">
      <w:pPr>
        <w:pStyle w:val="CommentText"/>
      </w:pPr>
      <w:r>
        <w:rPr>
          <w:rStyle w:val="CommentReference"/>
        </w:rPr>
        <w:annotationRef/>
      </w:r>
      <w:r>
        <w:t>Im not sure info on one population is enough to change this. Red List criteria usually covers the species distribution so I would be reluctant to suggest a change based on one location.</w:t>
      </w:r>
    </w:p>
  </w:comment>
  <w:comment w:id="117" w:author="Naomi Doak, PhD" w:date="2019-11-25T11:24:00Z" w:initials="NDP">
    <w:p w14:paraId="337E88D5" w14:textId="77777777" w:rsidR="00905877" w:rsidRDefault="00905877" w:rsidP="004A4D26">
      <w:pPr>
        <w:pStyle w:val="CommentText"/>
      </w:pPr>
      <w:r>
        <w:rPr>
          <w:rStyle w:val="CommentReference"/>
        </w:rPr>
        <w:annotationRef/>
      </w:r>
      <w:r>
        <w:t>This is really the only one that this study changes and even then only for one population. I am not sure this is a strong enough argument to justify a change in red list classification.</w:t>
      </w:r>
    </w:p>
  </w:comment>
  <w:comment w:id="120" w:author="Naomi Doak, PhD" w:date="2019-11-25T11:24:00Z" w:initials="NDP">
    <w:p w14:paraId="658C18E0" w14:textId="77777777" w:rsidR="00905877" w:rsidRDefault="00905877" w:rsidP="00285678">
      <w:pPr>
        <w:pStyle w:val="CommentText"/>
      </w:pPr>
      <w:r>
        <w:rPr>
          <w:rStyle w:val="CommentReference"/>
        </w:rPr>
        <w:annotationRef/>
      </w:r>
      <w:r>
        <w:t>I would disagree with this at a population level.</w:t>
      </w:r>
    </w:p>
  </w:comment>
  <w:comment w:id="129" w:author="Haupt, Philip (NE)" w:date="2019-11-12T08:23:00Z" w:initials="HP">
    <w:p w14:paraId="263C31B8" w14:textId="77777777" w:rsidR="00905877" w:rsidRDefault="00905877" w:rsidP="00477CB8">
      <w:pPr>
        <w:pStyle w:val="CommentText"/>
      </w:pPr>
      <w:r>
        <w:rPr>
          <w:rStyle w:val="CommentReference"/>
        </w:rPr>
        <w:annotationRef/>
      </w:r>
      <w:r>
        <w:t>Is it significantly less – I think it would be useful to make this statement STRONGER! Genereally less sounds a bit, mmm, sometimes, sometimes not when you are attaching the following to it.</w:t>
      </w:r>
    </w:p>
  </w:comment>
  <w:comment w:id="130" w:author="Jennifer Appoo" w:date="2019-11-28T10:08:00Z" w:initials="JA">
    <w:p w14:paraId="3CDDEA9D" w14:textId="4C3FD8BD" w:rsidR="00905877" w:rsidRDefault="00905877">
      <w:pPr>
        <w:pStyle w:val="CommentText"/>
      </w:pPr>
      <w:r>
        <w:rPr>
          <w:rStyle w:val="CommentReference"/>
        </w:rPr>
        <w:annotationRef/>
      </w:r>
      <w:r>
        <w:t>Noted and have updated.</w:t>
      </w:r>
    </w:p>
  </w:comment>
  <w:comment w:id="139" w:author="Heather Richards" w:date="2019-11-10T20:38:00Z" w:initials="HR">
    <w:p w14:paraId="528EC24C" w14:textId="77777777" w:rsidR="00905877" w:rsidRDefault="00905877" w:rsidP="00900344">
      <w:pPr>
        <w:pStyle w:val="CommentText"/>
      </w:pPr>
      <w:r>
        <w:rPr>
          <w:rStyle w:val="CommentReference"/>
        </w:rPr>
        <w:annotationRef/>
      </w:r>
      <w:r>
        <w:t>There’s are populations on the Tanzanian islands T. Caro et al.</w:t>
      </w:r>
    </w:p>
  </w:comment>
  <w:comment w:id="140" w:author="Jennifer Appoo" w:date="2019-11-28T10:04:00Z" w:initials="JA">
    <w:p w14:paraId="157C9A0C" w14:textId="4AA9C13F" w:rsidR="00905877" w:rsidRDefault="00905877">
      <w:pPr>
        <w:pStyle w:val="CommentText"/>
      </w:pPr>
      <w:r>
        <w:rPr>
          <w:rStyle w:val="CommentReference"/>
        </w:rPr>
        <w:annotationRef/>
      </w:r>
      <w:r>
        <w:t>Thanks, info added.</w:t>
      </w:r>
    </w:p>
  </w:comment>
  <w:comment w:id="150" w:author="Haupt, Philip (NE)" w:date="2019-11-12T06:44:00Z" w:initials="HP">
    <w:p w14:paraId="532E5242" w14:textId="77777777" w:rsidR="00905877" w:rsidRDefault="00905877" w:rsidP="00B86B98">
      <w:pPr>
        <w:pStyle w:val="CommentText"/>
      </w:pPr>
      <w:r>
        <w:rPr>
          <w:rStyle w:val="CommentReference"/>
        </w:rPr>
        <w:annotationRef/>
      </w:r>
      <w:r>
        <w:t>But presumably a small population? I .e. not one of the main populations?</w:t>
      </w:r>
    </w:p>
    <w:p w14:paraId="04B553F6" w14:textId="4AEF4719" w:rsidR="00905877" w:rsidRDefault="00905877" w:rsidP="00B86B98">
      <w:pPr>
        <w:pStyle w:val="CommentText"/>
      </w:pPr>
      <w:r>
        <w:rPr>
          <w:rStyle w:val="CommentReference"/>
        </w:rPr>
        <w:annotationRef/>
      </w:r>
    </w:p>
  </w:comment>
  <w:comment w:id="151" w:author="Jennifer Appoo" w:date="2019-11-28T10:09:00Z" w:initials="JA">
    <w:p w14:paraId="1A7550A7" w14:textId="551E8E38" w:rsidR="00905877" w:rsidRDefault="00905877">
      <w:pPr>
        <w:pStyle w:val="CommentText"/>
      </w:pPr>
      <w:r>
        <w:rPr>
          <w:rStyle w:val="CommentReference"/>
        </w:rPr>
        <w:annotationRef/>
      </w:r>
      <w:r>
        <w:t>Yes, only 4 individuals sighted. I have updated.</w:t>
      </w:r>
    </w:p>
  </w:comment>
  <w:comment w:id="152" w:author="Haupt, Philip (NE)" w:date="2019-11-12T06:47:00Z" w:initials="HP">
    <w:p w14:paraId="570B703A" w14:textId="77777777" w:rsidR="00905877" w:rsidRDefault="00905877" w:rsidP="00B9421C">
      <w:pPr>
        <w:pStyle w:val="CommentText"/>
      </w:pPr>
      <w:r>
        <w:rPr>
          <w:rStyle w:val="CommentReference"/>
        </w:rPr>
        <w:annotationRef/>
      </w:r>
      <w:r>
        <w:t xml:space="preserve">Silhouette included – there are lots of coconut crabs there; </w:t>
      </w:r>
    </w:p>
    <w:p w14:paraId="6CDD38F5" w14:textId="77777777" w:rsidR="00905877" w:rsidRDefault="00905877" w:rsidP="00B9421C">
      <w:pPr>
        <w:pStyle w:val="CommentText"/>
      </w:pPr>
      <w:r>
        <w:t xml:space="preserve">And what about </w:t>
      </w:r>
    </w:p>
    <w:p w14:paraId="7DDF11AD" w14:textId="77777777" w:rsidR="00905877" w:rsidRDefault="00905877" w:rsidP="00B9421C">
      <w:pPr>
        <w:pStyle w:val="CommentText"/>
      </w:pPr>
      <w:r>
        <w:t xml:space="preserve">Assumption, cosmoledo and astove – are there not substantial populations? Only occasionally – or are these understudied? </w:t>
      </w:r>
    </w:p>
    <w:p w14:paraId="71B611A8" w14:textId="77777777" w:rsidR="00905877" w:rsidRDefault="00905877" w:rsidP="00B9421C">
      <w:pPr>
        <w:pStyle w:val="CommentText"/>
      </w:pPr>
    </w:p>
  </w:comment>
  <w:comment w:id="153" w:author="Heather Richards" w:date="2019-11-04T20:49:00Z" w:initials="HR">
    <w:p w14:paraId="7315F7B0" w14:textId="77777777" w:rsidR="00905877" w:rsidRDefault="00905877" w:rsidP="00AC7355">
      <w:pPr>
        <w:pStyle w:val="CommentText"/>
      </w:pPr>
      <w:r>
        <w:rPr>
          <w:rStyle w:val="CommentReference"/>
        </w:rPr>
        <w:annotationRef/>
      </w:r>
      <w:r>
        <w:t>We have definitely seen them on Silhouette, and I think La Digue too</w:t>
      </w:r>
    </w:p>
  </w:comment>
  <w:comment w:id="154" w:author="Jennifer Appoo" w:date="2019-11-26T16:07:00Z" w:initials="JA">
    <w:p w14:paraId="4C0EF50C" w14:textId="67A49227" w:rsidR="00905877" w:rsidRDefault="00905877">
      <w:pPr>
        <w:pStyle w:val="CommentText"/>
      </w:pPr>
      <w:r>
        <w:rPr>
          <w:rStyle w:val="CommentReference"/>
        </w:rPr>
        <w:annotationRef/>
      </w:r>
      <w:r>
        <w:t>Agreed to both comments and Poupin et al 2013 states all the islands of Seychelles where they occur following investigations by the ICS team. They do not state on Silhouette though. On these islands they are regarded as occasional sightings, but they are now monitoring the crabs on Alphonse.</w:t>
      </w:r>
    </w:p>
  </w:comment>
  <w:comment w:id="156" w:author="Pistorius, Pierre (Summerstrand Campus South)" w:date="2019-11-23T08:29:00Z" w:initials="PP(CS">
    <w:p w14:paraId="2E9273F5" w14:textId="77777777" w:rsidR="00905877" w:rsidRDefault="00905877" w:rsidP="00E75725">
      <w:pPr>
        <w:pStyle w:val="CommentText"/>
      </w:pPr>
      <w:r>
        <w:rPr>
          <w:rStyle w:val="CommentReference"/>
        </w:rPr>
        <w:annotationRef/>
      </w:r>
      <w:r>
        <w:t>perhaps mention that elsewhere exploited as highly thought after food source?</w:t>
      </w:r>
    </w:p>
  </w:comment>
  <w:comment w:id="157" w:author="Jennifer Appoo" w:date="2019-11-28T10:01:00Z" w:initials="JA">
    <w:p w14:paraId="49A37677" w14:textId="33288A0A" w:rsidR="00905877" w:rsidRDefault="00905877">
      <w:pPr>
        <w:pStyle w:val="CommentText"/>
      </w:pPr>
      <w:r>
        <w:rPr>
          <w:rStyle w:val="CommentReference"/>
        </w:rPr>
        <w:annotationRef/>
      </w:r>
      <w:r>
        <w:t>It is briefly mentioned in the previous paragraph as causes for their decline. It is also mentioned in previous sentence.</w:t>
      </w:r>
    </w:p>
  </w:comment>
  <w:comment w:id="163" w:author="Naomi Doak, PhD" w:date="2019-11-25T11:28:00Z" w:initials="NDP">
    <w:p w14:paraId="27B564B3" w14:textId="77777777" w:rsidR="00905877" w:rsidRDefault="00905877" w:rsidP="00FA7438">
      <w:pPr>
        <w:pStyle w:val="CommentText"/>
      </w:pPr>
      <w:r>
        <w:rPr>
          <w:rStyle w:val="CommentReference"/>
        </w:rPr>
        <w:annotationRef/>
      </w:r>
      <w:r>
        <w:t>But these aren’t really explored in that much detail here and not really even mentioned in the abstract. But then the next para includes a number of references that outline some of this with references newer than Drew et al so this statement may be outdated.</w:t>
      </w:r>
    </w:p>
  </w:comment>
  <w:comment w:id="164" w:author="Jennifer Appoo" w:date="2019-11-28T10:16:00Z" w:initials="JA">
    <w:p w14:paraId="789D7BEF" w14:textId="7866B164" w:rsidR="00905877" w:rsidRDefault="00905877">
      <w:pPr>
        <w:pStyle w:val="CommentText"/>
      </w:pPr>
      <w:r>
        <w:rPr>
          <w:rStyle w:val="CommentReference"/>
        </w:rPr>
        <w:annotationRef/>
      </w:r>
      <w:r>
        <w:t>We do address some of this in the paper. None of the references below are on the Aldabran population so I think this is still needed.</w:t>
      </w:r>
    </w:p>
  </w:comment>
  <w:comment w:id="170" w:author="Pistorius, Pierre (Summerstrand Campus South)" w:date="2019-11-23T08:26:00Z" w:initials="PP(CS">
    <w:p w14:paraId="7E7DA668" w14:textId="77777777" w:rsidR="00905877" w:rsidRDefault="00905877" w:rsidP="00BE2489">
      <w:pPr>
        <w:pStyle w:val="CommentText"/>
      </w:pPr>
      <w:r>
        <w:rPr>
          <w:rStyle w:val="CommentReference"/>
        </w:rPr>
        <w:annotationRef/>
      </w:r>
      <w:r>
        <w:t>Not clear- as a consequence of what?</w:t>
      </w:r>
    </w:p>
  </w:comment>
  <w:comment w:id="171" w:author="Jennifer Appoo" w:date="2019-11-28T10:03:00Z" w:initials="JA">
    <w:p w14:paraId="080D5095" w14:textId="62B0E5DC" w:rsidR="00905877" w:rsidRDefault="00905877">
      <w:pPr>
        <w:pStyle w:val="CommentText"/>
      </w:pPr>
      <w:r>
        <w:rPr>
          <w:rStyle w:val="CommentReference"/>
        </w:rPr>
        <w:annotationRef/>
      </w:r>
      <w:r>
        <w:t>Explanation added</w:t>
      </w:r>
    </w:p>
  </w:comment>
  <w:comment w:id="184" w:author="Naomi Doak, PhD" w:date="2019-11-25T11:30:00Z" w:initials="NDP">
    <w:p w14:paraId="0882532C" w14:textId="77777777" w:rsidR="00905877" w:rsidRDefault="00905877" w:rsidP="00EE35CA">
      <w:pPr>
        <w:pStyle w:val="CommentText"/>
      </w:pPr>
      <w:r>
        <w:rPr>
          <w:rStyle w:val="CommentReference"/>
        </w:rPr>
        <w:annotationRef/>
      </w:r>
      <w:r>
        <w:t>Being a world heritage site doesn't really add any formal protection. So this probably had no impact on this. Unless WHS have additional legal protection under Seychelles law, which I don't think they do.</w:t>
      </w:r>
    </w:p>
  </w:comment>
  <w:comment w:id="185" w:author="Jennifer Appoo" w:date="2019-11-26T17:32:00Z" w:initials="JA">
    <w:p w14:paraId="56DCFBE7" w14:textId="573D3659" w:rsidR="00905877" w:rsidRDefault="00905877">
      <w:pPr>
        <w:pStyle w:val="CommentText"/>
      </w:pPr>
      <w:r>
        <w:rPr>
          <w:rStyle w:val="CommentReference"/>
        </w:rPr>
        <w:annotationRef/>
      </w:r>
      <w:r>
        <w:t>It mostly gives context for this population.</w:t>
      </w:r>
    </w:p>
  </w:comment>
  <w:comment w:id="190" w:author="Pistorius, Pierre (Summerstrand Campus South)" w:date="2019-11-23T08:31:00Z" w:initials="PP(CS">
    <w:p w14:paraId="77168BDD" w14:textId="77777777" w:rsidR="00905877" w:rsidRDefault="00905877">
      <w:pPr>
        <w:pStyle w:val="CommentText"/>
      </w:pPr>
      <w:r>
        <w:rPr>
          <w:rStyle w:val="CommentReference"/>
        </w:rPr>
        <w:annotationRef/>
      </w:r>
      <w:r>
        <w:t>Will be more suitable in previous paragraph where ecological role/diet is mentioned</w:t>
      </w:r>
    </w:p>
  </w:comment>
  <w:comment w:id="191" w:author="Jennifer Appoo" w:date="2019-11-26T16:43:00Z" w:initials="JA">
    <w:p w14:paraId="4E37DDF8" w14:textId="0E0567F3" w:rsidR="00905877" w:rsidRDefault="00905877">
      <w:pPr>
        <w:pStyle w:val="CommentText"/>
      </w:pPr>
      <w:r>
        <w:rPr>
          <w:rStyle w:val="CommentReference"/>
        </w:rPr>
        <w:annotationRef/>
      </w:r>
      <w:r>
        <w:t>You have a point but here the observations are specific to Aldabra so I’ve put it here where Aldabra is introduced.</w:t>
      </w:r>
    </w:p>
  </w:comment>
  <w:comment w:id="187" w:author="Haupt, Philip (NE)" w:date="2019-11-12T06:53:00Z" w:initials="HP">
    <w:p w14:paraId="4C6EDAE8" w14:textId="77777777" w:rsidR="00905877" w:rsidRDefault="00905877" w:rsidP="00336B89">
      <w:pPr>
        <w:pStyle w:val="CommentText"/>
      </w:pPr>
      <w:r>
        <w:rPr>
          <w:rStyle w:val="CommentReference"/>
        </w:rPr>
        <w:annotationRef/>
      </w:r>
      <w:r>
        <w:rPr>
          <w:rStyle w:val="CommentReference"/>
        </w:rPr>
        <w:t>I have observed them hunting other crabs. I was sleeping outside under a mozzie net and there was a smaller yellow crab trapped inside the net with me. I woke when he coconut crab had torn its way through my mozzie net and was tearing it apart! They may play a role in the structuring the populations of other crabs potentially? Certainly from a behavioural point of view.</w:t>
      </w:r>
    </w:p>
  </w:comment>
  <w:comment w:id="188" w:author="Jennifer Appoo" w:date="2019-11-26T16:38:00Z" w:initials="JA">
    <w:p w14:paraId="6577C3C5" w14:textId="4587BA01" w:rsidR="00905877" w:rsidRDefault="00905877" w:rsidP="00C33D85">
      <w:pPr>
        <w:pStyle w:val="CommentText"/>
      </w:pPr>
      <w:r>
        <w:rPr>
          <w:rStyle w:val="CommentReference"/>
        </w:rPr>
        <w:annotationRef/>
      </w:r>
      <w:r>
        <w:t>You are right and maybe not only just other crabs. I think this is covered higher up where it states that they act as top predators, implying they control numbers of other species.</w:t>
      </w:r>
    </w:p>
  </w:comment>
  <w:comment w:id="194" w:author="Haupt, Philip (NE)" w:date="2019-11-15T17:13:00Z" w:initials="HP(">
    <w:p w14:paraId="584EEF13" w14:textId="49ADE5DB" w:rsidR="00905877" w:rsidRDefault="00905877" w:rsidP="006509B6">
      <w:pPr>
        <w:pStyle w:val="CommentText"/>
      </w:pPr>
      <w:r>
        <w:rPr>
          <w:rStyle w:val="CommentReference"/>
        </w:rPr>
        <w:annotationRef/>
      </w:r>
      <w:r>
        <w:t>We need somethinglike this to make it clear why the aims were the aims in relation to the greater/overaching aim, to contribute to our understanding of the species IUCN threat status.I think it will need fleshing out a bit more to link them better, such as how each of these contribute to the above…but I am out of time now so wil have to pick this  up in due course – or you will have to do it.</w:t>
      </w:r>
    </w:p>
  </w:comment>
  <w:comment w:id="197" w:author="Haupt, Philip (NE)" w:date="2019-11-15T17:18:00Z" w:initials="HP(">
    <w:p w14:paraId="67368EF5" w14:textId="77777777" w:rsidR="00905877" w:rsidRDefault="00905877" w:rsidP="006509B6">
      <w:pPr>
        <w:pStyle w:val="CommentText"/>
      </w:pPr>
      <w:r>
        <w:rPr>
          <w:rStyle w:val="CommentReference"/>
        </w:rPr>
        <w:annotationRef/>
      </w:r>
      <w:r>
        <w:t>Possibly earlier, see if you can find out.</w:t>
      </w:r>
    </w:p>
  </w:comment>
  <w:comment w:id="196" w:author="Haupt, Philip (NE)" w:date="2019-11-15T17:18:00Z" w:initials="HP(">
    <w:p w14:paraId="33172BCA" w14:textId="77777777" w:rsidR="00905877" w:rsidRDefault="00905877" w:rsidP="006509B6">
      <w:pPr>
        <w:pStyle w:val="CommentText"/>
      </w:pPr>
      <w:r>
        <w:rPr>
          <w:rStyle w:val="CommentReference"/>
        </w:rPr>
        <w:annotationRef/>
      </w:r>
      <w:r>
        <w:t>We may move this point, but it is important as it speaks to the reasons for decline elsewhere, which is important to be able to link Aldabra to the wider world in the discussion – Apologies I am not able to finish/ polish these ideas, but I am out of time.</w:t>
      </w:r>
    </w:p>
  </w:comment>
  <w:comment w:id="206" w:author="Pistorius, Pierre (Summerstrand Campus South)" w:date="2019-11-23T08:35:00Z" w:initials="PP(CS">
    <w:p w14:paraId="6EA6D46D" w14:textId="77777777" w:rsidR="00905877" w:rsidRDefault="00905877" w:rsidP="00511AA6">
      <w:pPr>
        <w:pStyle w:val="CommentText"/>
      </w:pPr>
      <w:r>
        <w:rPr>
          <w:rStyle w:val="CommentReference"/>
        </w:rPr>
        <w:annotationRef/>
      </w:r>
      <w:r>
        <w:t>I think to obvious and at the same time vague as a hypothesis</w:t>
      </w:r>
    </w:p>
  </w:comment>
  <w:comment w:id="208" w:author="Haupt, Philip (NE)" w:date="2019-11-12T06:59:00Z" w:initials="HP">
    <w:p w14:paraId="193BF926" w14:textId="77777777" w:rsidR="00905877" w:rsidRPr="000477AD" w:rsidRDefault="00905877" w:rsidP="007A7E4E">
      <w:pPr>
        <w:pStyle w:val="CommentText"/>
        <w:rPr>
          <w:highlight w:val="yellow"/>
        </w:rPr>
      </w:pPr>
      <w:r>
        <w:rPr>
          <w:rStyle w:val="CommentReference"/>
        </w:rPr>
        <w:annotationRef/>
      </w:r>
      <w:r w:rsidRPr="000477AD">
        <w:rPr>
          <w:highlight w:val="yellow"/>
        </w:rPr>
        <w:t>Large relative to what? What is small – maybe you can use the IUCN criteria to set the targets and give some meaning to “large”; The IUCN specifies criteria for what a large population would be under local conditions, which are different from its full range – so, you can be locally abundant, and yet globally threatened – I  think this is a KEY concept to bring into the hypothesis.</w:t>
      </w:r>
    </w:p>
    <w:p w14:paraId="2CD1DE54" w14:textId="77777777" w:rsidR="00905877" w:rsidRPr="000477AD" w:rsidRDefault="00905877" w:rsidP="007A7E4E">
      <w:pPr>
        <w:pStyle w:val="CommentText"/>
        <w:rPr>
          <w:highlight w:val="yellow"/>
        </w:rPr>
      </w:pPr>
    </w:p>
    <w:p w14:paraId="0A4B06D9" w14:textId="77777777" w:rsidR="00905877" w:rsidRPr="000477AD" w:rsidRDefault="00905877" w:rsidP="007A7E4E">
      <w:pPr>
        <w:pStyle w:val="CommentText"/>
        <w:rPr>
          <w:highlight w:val="yellow"/>
        </w:rPr>
      </w:pPr>
      <w:r w:rsidRPr="000477AD">
        <w:rPr>
          <w:highlight w:val="yellow"/>
        </w:rPr>
        <w:t>I noticed that the hypothesis and aims were left out of the Abstract – why? I think it is essential to include your aims if you want to provide the reader with a clear idea what the paper sets out to address.</w:t>
      </w:r>
    </w:p>
    <w:p w14:paraId="7B526D7F" w14:textId="77777777" w:rsidR="00905877" w:rsidRPr="000477AD" w:rsidRDefault="00905877" w:rsidP="007A7E4E">
      <w:pPr>
        <w:pStyle w:val="CommentText"/>
        <w:rPr>
          <w:highlight w:val="yellow"/>
        </w:rPr>
      </w:pPr>
    </w:p>
    <w:p w14:paraId="243FA9F5" w14:textId="77777777" w:rsidR="00905877" w:rsidRDefault="00905877" w:rsidP="007A7E4E">
      <w:pPr>
        <w:pStyle w:val="CommentText"/>
      </w:pPr>
      <w:r w:rsidRPr="000477AD">
        <w:rPr>
          <w:highlight w:val="yellow"/>
        </w:rPr>
        <w:t>I think you have some good aims, and their implications for conservation of the species is important – so could we try to work these into the Abstract?</w:t>
      </w:r>
    </w:p>
  </w:comment>
  <w:comment w:id="222" w:author="Haupt, Philip (NE)" w:date="2019-11-12T16:34:00Z" w:initials="HP">
    <w:p w14:paraId="5EFB9826" w14:textId="77777777" w:rsidR="00905877" w:rsidRDefault="00905877" w:rsidP="002759E2">
      <w:pPr>
        <w:pStyle w:val="CommentText"/>
      </w:pPr>
      <w:r>
        <w:rPr>
          <w:highlight w:val="yellow"/>
        </w:rPr>
        <w:t xml:space="preserve">Link the aims to the rationale: </w:t>
      </w:r>
      <w:r w:rsidRPr="00943AA0">
        <w:rPr>
          <w:rStyle w:val="CommentReference"/>
          <w:highlight w:val="yellow"/>
        </w:rPr>
        <w:annotationRef/>
      </w:r>
      <w:r w:rsidRPr="00943AA0">
        <w:rPr>
          <w:highlight w:val="yellow"/>
        </w:rPr>
        <w:t>I think that the intro needs a bit more rationale about how this information can contribute to the conservation status or redlist status to make it relevant.</w:t>
      </w:r>
    </w:p>
    <w:p w14:paraId="7508D613" w14:textId="77777777" w:rsidR="00905877" w:rsidRDefault="00905877" w:rsidP="002759E2">
      <w:pPr>
        <w:pStyle w:val="CommentText"/>
      </w:pPr>
    </w:p>
    <w:p w14:paraId="6F0982CC" w14:textId="77777777" w:rsidR="00905877" w:rsidRDefault="00905877" w:rsidP="002759E2">
      <w:pPr>
        <w:pStyle w:val="CommentText"/>
      </w:pPr>
      <w:r>
        <w:t>I think that the importance of the species from its ecological role in ecosystems and Aldabra was well done – possibly a bit repetitive if the reason for not including a link between the background and the aims (i.e. a rationale) is the word limitation, then I would suggest shortening that part of the intro, in favour of a paragraph that states how the four aims relate to conservation status.</w:t>
      </w:r>
    </w:p>
  </w:comment>
  <w:comment w:id="223" w:author="Heather Richards" w:date="2019-11-10T20:59:00Z" w:initials="HR">
    <w:p w14:paraId="1044DD63" w14:textId="77777777" w:rsidR="00905877" w:rsidRDefault="00905877" w:rsidP="003705C0">
      <w:pPr>
        <w:pStyle w:val="CommentText"/>
      </w:pPr>
      <w:r>
        <w:rPr>
          <w:rStyle w:val="CommentReference"/>
        </w:rPr>
        <w:annotationRef/>
      </w:r>
      <w:r>
        <w:t>5</w:t>
      </w:r>
      <w:r w:rsidRPr="00585A67">
        <w:rPr>
          <w:vertAlign w:val="superscript"/>
        </w:rPr>
        <w:t>th</w:t>
      </w:r>
      <w:r>
        <w:t xml:space="preserve"> aim?</w:t>
      </w:r>
    </w:p>
  </w:comment>
  <w:comment w:id="224" w:author="Jennifer Appoo" w:date="2019-11-26T17:40:00Z" w:initials="JA">
    <w:p w14:paraId="6A79AD73" w14:textId="2DE0F748" w:rsidR="00905877" w:rsidRDefault="00905877">
      <w:pPr>
        <w:pStyle w:val="CommentText"/>
      </w:pPr>
      <w:r>
        <w:rPr>
          <w:rStyle w:val="CommentReference"/>
        </w:rPr>
        <w:annotationRef/>
      </w:r>
      <w:r>
        <w:t>We grouped moulting and reproduction together as we used pleon size to assess both</w:t>
      </w:r>
    </w:p>
  </w:comment>
  <w:comment w:id="235" w:author="Naomi Doak, PhD" w:date="2019-11-25T11:32:00Z" w:initials="NDP">
    <w:p w14:paraId="39C636CB" w14:textId="77777777" w:rsidR="00905877" w:rsidRDefault="00905877" w:rsidP="00DE1395">
      <w:pPr>
        <w:pStyle w:val="CommentText"/>
      </w:pPr>
      <w:r>
        <w:rPr>
          <w:rStyle w:val="CommentReference"/>
        </w:rPr>
        <w:annotationRef/>
      </w:r>
      <w:r>
        <w:t>Which is also why I think you need to be careful about saying this info would allow a chance in IUCN status as I am not sure this population is representative of the others across the range.</w:t>
      </w:r>
    </w:p>
    <w:p w14:paraId="0430E1F1" w14:textId="77777777" w:rsidR="00905877" w:rsidRDefault="00905877" w:rsidP="00DE1395">
      <w:pPr>
        <w:pStyle w:val="CommentText"/>
      </w:pPr>
    </w:p>
    <w:p w14:paraId="62588602" w14:textId="77777777" w:rsidR="00905877" w:rsidRDefault="00905877" w:rsidP="00DE1395">
      <w:pPr>
        <w:pStyle w:val="CommentText"/>
      </w:pPr>
      <w:r>
        <w:t>I also think you need to note the monitoring was only on one island of the atoll – which has very different vegetation than the majority of the atoll.</w:t>
      </w:r>
    </w:p>
  </w:comment>
  <w:comment w:id="238" w:author="Heather Richards" w:date="2019-11-10T21:43:00Z" w:initials="HR">
    <w:p w14:paraId="7F023A48" w14:textId="77777777" w:rsidR="00905877" w:rsidRDefault="00905877" w:rsidP="00B01BF6">
      <w:pPr>
        <w:pStyle w:val="CommentText"/>
      </w:pPr>
      <w:r>
        <w:rPr>
          <w:rStyle w:val="CommentReference"/>
        </w:rPr>
        <w:annotationRef/>
      </w:r>
      <w:r>
        <w:t>Following this analysis are their recommendations re monitoring strategies?  This was not picked up in the discussion and might be useful to do so.</w:t>
      </w:r>
    </w:p>
  </w:comment>
  <w:comment w:id="241" w:author="Haupt, Philip (NE)" w:date="2019-11-12T18:11:00Z" w:initials="HP">
    <w:p w14:paraId="2A62BA1B" w14:textId="77777777" w:rsidR="00905877" w:rsidRDefault="00905877" w:rsidP="0070268D">
      <w:pPr>
        <w:pStyle w:val="CommentText"/>
      </w:pPr>
      <w:r>
        <w:rPr>
          <w:rStyle w:val="CommentReference"/>
        </w:rPr>
        <w:annotationRef/>
      </w:r>
      <w:r>
        <w:t>If only data from Piccard are included this needs to go into the Study Area.</w:t>
      </w:r>
    </w:p>
  </w:comment>
  <w:comment w:id="242" w:author="Jennifer Appoo" w:date="2019-11-28T12:00:00Z" w:initials="JA">
    <w:p w14:paraId="53D9FCAC" w14:textId="2E36FCAC" w:rsidR="00905877" w:rsidRDefault="00905877">
      <w:pPr>
        <w:pStyle w:val="CommentText"/>
      </w:pPr>
      <w:r>
        <w:rPr>
          <w:rStyle w:val="CommentReference"/>
        </w:rPr>
        <w:annotationRef/>
      </w:r>
      <w:r>
        <w:t>I am not sure what you mean.</w:t>
      </w:r>
    </w:p>
  </w:comment>
  <w:comment w:id="243" w:author="Fernando Cagua" w:date="2020-02-22T18:36:00Z" w:initials="FC">
    <w:p w14:paraId="7998F10B" w14:textId="66C6CEA2" w:rsidR="00B40814" w:rsidRDefault="00B40814">
      <w:pPr>
        <w:pStyle w:val="CommentText"/>
      </w:pPr>
      <w:r>
        <w:rPr>
          <w:rStyle w:val="CommentReference"/>
        </w:rPr>
        <w:annotationRef/>
      </w:r>
      <w:r>
        <w:t>See description of surveys below</w:t>
      </w:r>
    </w:p>
  </w:comment>
  <w:comment w:id="246" w:author="Haupt, Philip (NE)" w:date="2019-11-13T10:13:00Z" w:initials="HP">
    <w:p w14:paraId="2B2AD544" w14:textId="77777777" w:rsidR="00905877" w:rsidRDefault="00905877" w:rsidP="0070268D">
      <w:pPr>
        <w:pStyle w:val="CommentText"/>
      </w:pPr>
      <w:r>
        <w:rPr>
          <w:rStyle w:val="CommentReference"/>
        </w:rPr>
        <w:annotationRef/>
      </w:r>
      <w:r>
        <w:t>Is there an reason why rainfall was not included in the analyses? I think it may be an important variable to take into account and we have the data  -I always had the impression that a day after a heavy rainfall, especially after a dry spell, you would see a lot more coconut crabs on the transects. It may explain some of the variability within season too.</w:t>
      </w:r>
    </w:p>
  </w:comment>
  <w:comment w:id="247" w:author="Fernando Cagua" w:date="2020-02-22T18:36:00Z" w:initials="FC">
    <w:p w14:paraId="683B4620" w14:textId="643DE069" w:rsidR="00D84B8B" w:rsidRDefault="00D84B8B">
      <w:pPr>
        <w:pStyle w:val="CommentText"/>
      </w:pPr>
      <w:r>
        <w:rPr>
          <w:rStyle w:val="CommentReference"/>
        </w:rPr>
        <w:annotationRef/>
      </w:r>
      <w:r>
        <w:t xml:space="preserve">Unfortunately, rainfall data was collected inconsistently during the study period. Rainfall is also highly correlated to seasons/time of the year in Aldabra. Including both in a model may be problematic. Because time of the year also serves as a proxy for other environmental variables (temp, wind) we decided to use it in the model as the main proxy for environment. </w:t>
      </w:r>
    </w:p>
  </w:comment>
  <w:comment w:id="250" w:author="Haupt, Philip (NE)" w:date="2019-11-12T19:08:00Z" w:initials="HP">
    <w:p w14:paraId="48867E0E" w14:textId="77777777" w:rsidR="00905877" w:rsidRDefault="00905877" w:rsidP="0003380E">
      <w:pPr>
        <w:pStyle w:val="CommentText"/>
      </w:pPr>
      <w:r>
        <w:rPr>
          <w:rStyle w:val="CommentReference"/>
        </w:rPr>
        <w:annotationRef/>
      </w:r>
      <w:r>
        <w:t>Nothing said about replication of transects.</w:t>
      </w:r>
    </w:p>
  </w:comment>
  <w:comment w:id="251" w:author="Jennifer Appoo" w:date="2019-11-28T12:02:00Z" w:initials="JA">
    <w:p w14:paraId="24AC225C" w14:textId="7AE86FE7" w:rsidR="00905877" w:rsidRDefault="00905877">
      <w:pPr>
        <w:pStyle w:val="CommentText"/>
      </w:pPr>
      <w:r>
        <w:rPr>
          <w:rStyle w:val="CommentReference"/>
        </w:rPr>
        <w:annotationRef/>
      </w:r>
      <w:r>
        <w:t xml:space="preserve"> We only used data from the Picard transects.</w:t>
      </w:r>
    </w:p>
  </w:comment>
  <w:comment w:id="253" w:author="Naomi Doak, PhD" w:date="2019-11-25T11:34:00Z" w:initials="NDP">
    <w:p w14:paraId="303DCBCB" w14:textId="77777777" w:rsidR="00905877" w:rsidRDefault="00905877" w:rsidP="0009539C">
      <w:pPr>
        <w:pStyle w:val="CommentText"/>
      </w:pPr>
      <w:r>
        <w:rPr>
          <w:rStyle w:val="CommentReference"/>
        </w:rPr>
        <w:annotationRef/>
      </w:r>
      <w:r>
        <w:t>Can you confidently say this is why the transects were set up where they are?</w:t>
      </w:r>
    </w:p>
  </w:comment>
  <w:comment w:id="255" w:author="Jennifer Appoo" w:date="2019-11-28T12:05:00Z" w:initials="JA">
    <w:p w14:paraId="7841F800" w14:textId="1AB44C3F" w:rsidR="00905877" w:rsidRDefault="00905877">
      <w:pPr>
        <w:pStyle w:val="CommentText"/>
      </w:pPr>
      <w:r>
        <w:rPr>
          <w:rStyle w:val="CommentReference"/>
        </w:rPr>
        <w:annotationRef/>
      </w:r>
      <w:r>
        <w:t>Yes I believe that prior research was done before designing this monitoring</w:t>
      </w:r>
    </w:p>
  </w:comment>
  <w:comment w:id="260" w:author="Naomi Doak, PhD" w:date="2019-11-25T11:34:00Z" w:initials="NDP">
    <w:p w14:paraId="6211C6A6" w14:textId="77777777" w:rsidR="00905877" w:rsidRDefault="00905877" w:rsidP="00EE63F1">
      <w:pPr>
        <w:pStyle w:val="CommentText"/>
      </w:pPr>
      <w:r>
        <w:rPr>
          <w:rStyle w:val="CommentReference"/>
        </w:rPr>
        <w:annotationRef/>
      </w:r>
      <w:r>
        <w:t>Again something that might impact the calculations. You may have included this but am just making notes as I read.</w:t>
      </w:r>
    </w:p>
  </w:comment>
  <w:comment w:id="267" w:author="Pistorius, Pierre (Summerstrand Campus South)" w:date="2019-11-23T08:52:00Z" w:initials="PP(CS">
    <w:p w14:paraId="47CEBF06" w14:textId="77777777" w:rsidR="00905877" w:rsidRDefault="00905877" w:rsidP="00681C85">
      <w:pPr>
        <w:pStyle w:val="CommentText"/>
      </w:pPr>
      <w:r>
        <w:rPr>
          <w:rStyle w:val="CommentReference"/>
        </w:rPr>
        <w:annotationRef/>
      </w:r>
      <w:r>
        <w:t>At least in earlier years often 2 people to hold and take measurements, mark etc and th team would do the entire loop. Perhaps simply state that they were surveyed without mentioning number and that both were performed in close succession (or simultaneously)?</w:t>
      </w:r>
    </w:p>
  </w:comment>
  <w:comment w:id="271" w:author="Haupt, Philip (NE)" w:date="2019-11-12T18:14:00Z" w:initials="HP">
    <w:p w14:paraId="132A34F5" w14:textId="77777777" w:rsidR="00905877" w:rsidRDefault="00905877" w:rsidP="0017527D">
      <w:pPr>
        <w:pStyle w:val="CommentText"/>
      </w:pPr>
      <w:r>
        <w:t>See the protocol. Also note that this is a m</w:t>
      </w:r>
      <w:r>
        <w:rPr>
          <w:rStyle w:val="CommentReference"/>
        </w:rPr>
        <w:annotationRef/>
      </w:r>
      <w:r>
        <w:t xml:space="preserve"> minimum of two, sometimes additional people go along.</w:t>
      </w:r>
    </w:p>
  </w:comment>
  <w:comment w:id="277" w:author="Naomi Doak, PhD" w:date="2019-11-25T11:35:00Z" w:initials="NDP">
    <w:p w14:paraId="668810C8" w14:textId="77777777" w:rsidR="00905877" w:rsidRDefault="00905877" w:rsidP="005938D4">
      <w:pPr>
        <w:pStyle w:val="CommentText"/>
      </w:pPr>
      <w:r>
        <w:rPr>
          <w:rStyle w:val="CommentReference"/>
        </w:rPr>
        <w:annotationRef/>
      </w:r>
      <w:r>
        <w:t>This is not how the surveys were done when I was on the atoll. For safety you needed 2 people on each survey and they were not done simultaneously.</w:t>
      </w:r>
    </w:p>
  </w:comment>
  <w:comment w:id="278" w:author="Jennifer Appoo" w:date="2019-11-28T12:09:00Z" w:initials="JA">
    <w:p w14:paraId="4C312F81" w14:textId="70C2D70F" w:rsidR="00905877" w:rsidRDefault="00905877">
      <w:pPr>
        <w:pStyle w:val="CommentText"/>
      </w:pPr>
      <w:r>
        <w:rPr>
          <w:rStyle w:val="CommentReference"/>
        </w:rPr>
        <w:annotationRef/>
      </w:r>
      <w:r>
        <w:t>Thank you, info updated</w:t>
      </w:r>
    </w:p>
  </w:comment>
  <w:comment w:id="279" w:author="Heather Richards" w:date="2019-11-10T21:04:00Z" w:initials="HR">
    <w:p w14:paraId="285CD948" w14:textId="77777777" w:rsidR="00905877" w:rsidRDefault="00905877" w:rsidP="000C5D2D">
      <w:pPr>
        <w:pStyle w:val="CommentText"/>
      </w:pPr>
      <w:r>
        <w:rPr>
          <w:rStyle w:val="CommentReference"/>
        </w:rPr>
        <w:annotationRef/>
      </w:r>
      <w:r>
        <w:t>Colour morph?</w:t>
      </w:r>
    </w:p>
  </w:comment>
  <w:comment w:id="280" w:author="Haupt, Philip (NE)" w:date="2019-11-13T11:34:00Z" w:initials="HP">
    <w:p w14:paraId="67C605E1" w14:textId="77777777" w:rsidR="00905877" w:rsidRDefault="00905877" w:rsidP="00342721">
      <w:pPr>
        <w:pStyle w:val="CommentText"/>
      </w:pPr>
      <w:r>
        <w:rPr>
          <w:rStyle w:val="CommentReference"/>
        </w:rPr>
        <w:annotationRef/>
      </w:r>
      <w:r>
        <w:t>I think it is with a capital – but maybe get Nancy to correct me.</w:t>
      </w:r>
    </w:p>
  </w:comment>
  <w:comment w:id="283" w:author="Fernando Cagua" w:date="2020-02-22T15:58:00Z" w:initials="FC">
    <w:p w14:paraId="4A982618" w14:textId="3D68A7A8" w:rsidR="00905877" w:rsidRDefault="00905877">
      <w:pPr>
        <w:pStyle w:val="CommentText"/>
      </w:pPr>
      <w:r>
        <w:rPr>
          <w:rStyle w:val="CommentReference"/>
        </w:rPr>
        <w:annotationRef/>
      </w:r>
      <w:r>
        <w:t>Needs to be updated now that we use tortoise data</w:t>
      </w:r>
    </w:p>
  </w:comment>
  <w:comment w:id="284" w:author="Naomi Doak, PhD" w:date="2019-11-25T11:36:00Z" w:initials="NDP">
    <w:p w14:paraId="702B5E40" w14:textId="77777777" w:rsidR="00905877" w:rsidRDefault="00905877" w:rsidP="000720D6">
      <w:pPr>
        <w:pStyle w:val="CommentText"/>
      </w:pPr>
      <w:r>
        <w:rPr>
          <w:rStyle w:val="CommentReference"/>
        </w:rPr>
        <w:annotationRef/>
      </w:r>
      <w:r>
        <w:t>Given you then calculated the below why mention this? And I think anyone who has been on aldabra would question this anyway.</w:t>
      </w:r>
    </w:p>
  </w:comment>
  <w:comment w:id="287" w:author="Haupt, Philip (NE)" w:date="2019-11-12T18:18:00Z" w:initials="HP">
    <w:p w14:paraId="6B2A315F" w14:textId="77777777" w:rsidR="00905877" w:rsidRDefault="00905877" w:rsidP="00292A49">
      <w:pPr>
        <w:pStyle w:val="CommentText"/>
      </w:pPr>
      <w:r>
        <w:rPr>
          <w:rStyle w:val="CommentReference"/>
        </w:rPr>
        <w:annotationRef/>
      </w:r>
      <w:r>
        <w:t>I know that there is a real push for using first person writing here, but this is inaccurate when written in first person. I think you can say “we used a habitat classification (Walton et al. 2019) to determine the X number of habitat categories that were intersected by the transect.” Then you can list habitats were included in the transects – and if they were different from each other, maybe a table is needed.</w:t>
      </w:r>
    </w:p>
  </w:comment>
  <w:comment w:id="288" w:author="Jennifer Appoo" w:date="2019-11-28T12:34:00Z" w:initials="JA">
    <w:p w14:paraId="0F5F805A" w14:textId="04E02160" w:rsidR="00905877" w:rsidRDefault="00905877">
      <w:pPr>
        <w:pStyle w:val="CommentText"/>
      </w:pPr>
      <w:r>
        <w:rPr>
          <w:rStyle w:val="CommentReference"/>
        </w:rPr>
        <w:annotationRef/>
      </w:r>
      <w:r>
        <w:t>Thanks and updated.</w:t>
      </w:r>
    </w:p>
  </w:comment>
  <w:comment w:id="295" w:author="Haupt, Philip (NE)" w:date="2019-11-12T18:21:00Z" w:initials="HP">
    <w:p w14:paraId="46DC58AA" w14:textId="77777777" w:rsidR="00905877" w:rsidRDefault="00905877" w:rsidP="000C1A47">
      <w:pPr>
        <w:pStyle w:val="CommentText"/>
      </w:pPr>
      <w:r>
        <w:rPr>
          <w:rStyle w:val="CommentReference"/>
        </w:rPr>
        <w:annotationRef/>
      </w:r>
      <w:r>
        <w:t>And I don’t think that it is necessary to go into this detail about the habitat classification – as it is part of a published study.</w:t>
      </w:r>
    </w:p>
  </w:comment>
  <w:comment w:id="298" w:author="Haupt, Philip (NE)" w:date="2019-11-13T08:57:00Z" w:initials="HP">
    <w:p w14:paraId="1389330C" w14:textId="77777777" w:rsidR="00905877" w:rsidRDefault="00905877" w:rsidP="003E55EB">
      <w:pPr>
        <w:pStyle w:val="CommentText"/>
      </w:pPr>
      <w:r>
        <w:rPr>
          <w:rStyle w:val="CommentReference"/>
        </w:rPr>
        <w:annotationRef/>
      </w:r>
      <w:r>
        <w:rPr>
          <w:highlight w:val="yellow"/>
        </w:rPr>
        <w:t xml:space="preserve">While I like this approach - </w:t>
      </w:r>
      <w:r w:rsidRPr="002B39BE">
        <w:rPr>
          <w:highlight w:val="yellow"/>
        </w:rPr>
        <w:t>these eight categories do not include the coconut palm and casuarina section along the coastal path – which is a rather different habitat to the eight. While the habitat map may represent the dominant habitat classes on the atoll, they do not reflect the latter half of the coastal transect. Rowana is aware of this short coming in the habitat map, but they were not able to address using satellite imagery. When you have only two transects, and analyse the effects of habitat it is important to use a classification that corresponds to what is on the transects. How about the tortoise vegetation classification along the transects – they may capture this.</w:t>
      </w:r>
    </w:p>
  </w:comment>
  <w:comment w:id="305" w:author="Heather Richards" w:date="2019-11-10T21:06:00Z" w:initials="HR">
    <w:p w14:paraId="67E96A35" w14:textId="77777777" w:rsidR="00905877" w:rsidRDefault="00905877" w:rsidP="005C3D33">
      <w:pPr>
        <w:pStyle w:val="CommentText"/>
      </w:pPr>
      <w:r>
        <w:rPr>
          <w:rStyle w:val="CommentReference"/>
        </w:rPr>
        <w:annotationRef/>
      </w:r>
      <w:r>
        <w:t>Were all the habitats present in the two transects?  Would it be useful to include a sentence on main habitats for the two transects to highlight the differences?</w:t>
      </w:r>
    </w:p>
  </w:comment>
  <w:comment w:id="310" w:author="Frances Taylor" w:date="2019-11-23T12:09:00Z" w:initials="FT">
    <w:p w14:paraId="354870F3" w14:textId="77777777" w:rsidR="00905877" w:rsidRDefault="00905877" w:rsidP="00D36E93">
      <w:pPr>
        <w:pStyle w:val="CommentText"/>
      </w:pPr>
      <w:r>
        <w:rPr>
          <w:rStyle w:val="CommentReference"/>
        </w:rPr>
        <w:annotationRef/>
      </w:r>
      <w:r>
        <w:t>Probably relevant to state the exact resolution of the images then</w:t>
      </w:r>
    </w:p>
  </w:comment>
  <w:comment w:id="311" w:author="Naomi Doak, PhD" w:date="2019-11-25T11:37:00Z" w:initials="NDP">
    <w:p w14:paraId="4AB563B9" w14:textId="77777777" w:rsidR="00905877" w:rsidRDefault="00905877" w:rsidP="00776096">
      <w:pPr>
        <w:pStyle w:val="CommentText"/>
      </w:pPr>
      <w:r>
        <w:rPr>
          <w:rStyle w:val="CommentReference"/>
        </w:rPr>
        <w:annotationRef/>
      </w:r>
      <w:r>
        <w:t>And how was this extended out to the rest of the atoll? Its not clear from this how the classification along the transect was then used. It reads as if this classification was only done for the transects when it would be needed for the entire atoll.</w:t>
      </w:r>
    </w:p>
  </w:comment>
  <w:comment w:id="313" w:author="Haupt, Philip (NE)" w:date="2019-11-13T09:06:00Z" w:initials="HP">
    <w:p w14:paraId="6119D890" w14:textId="77777777" w:rsidR="00905877" w:rsidRDefault="00905877" w:rsidP="00491A08">
      <w:pPr>
        <w:pStyle w:val="CommentText"/>
      </w:pPr>
      <w:r>
        <w:rPr>
          <w:rStyle w:val="CommentReference"/>
        </w:rPr>
        <w:annotationRef/>
      </w:r>
      <w:r>
        <w:t>To clarify that would be the pixels which overlap with the 10 m strip (5 m either side of the transect line for each 50 m section)?</w:t>
      </w:r>
    </w:p>
  </w:comment>
  <w:comment w:id="316" w:author="Naomi Doak, PhD" w:date="2019-11-25T11:39:00Z" w:initials="NDP">
    <w:p w14:paraId="23D0FEE3" w14:textId="77777777" w:rsidR="00905877" w:rsidRDefault="00905877" w:rsidP="00CE0B10">
      <w:pPr>
        <w:pStyle w:val="CommentText"/>
      </w:pPr>
      <w:r>
        <w:rPr>
          <w:rStyle w:val="CommentReference"/>
        </w:rPr>
        <w:annotationRef/>
      </w:r>
      <w:r>
        <w:t>How did you determine this?</w:t>
      </w:r>
    </w:p>
  </w:comment>
  <w:comment w:id="317" w:author="Fernando Cagua" w:date="2020-02-22T16:28:00Z" w:initials="FC">
    <w:p w14:paraId="6A07C805" w14:textId="2095188C" w:rsidR="00905877" w:rsidRDefault="00905877">
      <w:pPr>
        <w:pStyle w:val="CommentText"/>
      </w:pPr>
      <w:r>
        <w:rPr>
          <w:rStyle w:val="CommentReference"/>
        </w:rPr>
        <w:annotationRef/>
      </w:r>
      <w:r>
        <w:t>Using method described above</w:t>
      </w:r>
    </w:p>
  </w:comment>
  <w:comment w:id="320" w:author="Pistorius, Pierre (Summerstrand Campus South)" w:date="2019-11-23T09:04:00Z" w:initials="PP(CS">
    <w:p w14:paraId="720D889A" w14:textId="77777777" w:rsidR="00905877" w:rsidRDefault="00905877" w:rsidP="00C22753">
      <w:pPr>
        <w:pStyle w:val="CommentText"/>
      </w:pPr>
      <w:r>
        <w:rPr>
          <w:rStyle w:val="CommentReference"/>
        </w:rPr>
        <w:annotationRef/>
      </w:r>
      <w:r>
        <w:t>Not clear what this refers to?</w:t>
      </w:r>
    </w:p>
  </w:comment>
  <w:comment w:id="321" w:author="Haupt, Philip (NE)" w:date="2019-11-13T11:19:00Z" w:initials="HP">
    <w:p w14:paraId="51C329DE" w14:textId="77777777" w:rsidR="00905877" w:rsidRDefault="00905877" w:rsidP="00FC621C">
      <w:pPr>
        <w:pStyle w:val="CommentText"/>
      </w:pPr>
      <w:r>
        <w:rPr>
          <w:rStyle w:val="CommentReference"/>
        </w:rPr>
        <w:annotationRef/>
      </w:r>
      <w:r>
        <w:t>Which R package did you use for this, vegan? And what similarity distance did you use? At least make this clear in the Suppl info.</w:t>
      </w:r>
    </w:p>
  </w:comment>
  <w:comment w:id="318" w:author="Haupt, Philip (NE)" w:date="2019-11-12T18:52:00Z" w:initials="HP">
    <w:p w14:paraId="472A13BF" w14:textId="77777777" w:rsidR="00905877" w:rsidRDefault="00905877" w:rsidP="00FC621C">
      <w:pPr>
        <w:pStyle w:val="CommentText"/>
      </w:pPr>
      <w:r>
        <w:rPr>
          <w:rStyle w:val="CommentReference"/>
        </w:rPr>
        <w:annotationRef/>
      </w:r>
      <w:r>
        <w:t>I think this may need a bit more of an explanation – why do you want to maximise differentiation (of habitats) between the transects? And was it necessary to reduce the dimensionality in the data?</w:t>
      </w:r>
    </w:p>
  </w:comment>
  <w:comment w:id="322" w:author="Haupt, Philip (NE)" w:date="2019-11-12T18:54:00Z" w:initials="HP">
    <w:p w14:paraId="0DF29577" w14:textId="77777777" w:rsidR="00905877" w:rsidRDefault="00905877" w:rsidP="00FD38F7">
      <w:pPr>
        <w:pStyle w:val="CommentText"/>
      </w:pPr>
      <w:r>
        <w:t>This</w:t>
      </w:r>
      <w:r>
        <w:rPr>
          <w:rStyle w:val="CommentReference"/>
        </w:rPr>
        <w:annotationRef/>
      </w:r>
      <w:r>
        <w:t xml:space="preserve"> is interesting – but I wonder if this may not be the reason why we are not detecting effects of habitat? Or was the analysis done separately –I am not 100 % clear on how the habitats were treated during the test of effects of habitat on the density.</w:t>
      </w:r>
    </w:p>
  </w:comment>
  <w:comment w:id="324" w:author="Haupt, Philip (NE)" w:date="2019-11-13T09:31:00Z" w:initials="HP">
    <w:p w14:paraId="735D17BA" w14:textId="77777777" w:rsidR="00905877" w:rsidRDefault="00905877" w:rsidP="00FD38F7">
      <w:pPr>
        <w:pStyle w:val="CommentText"/>
      </w:pPr>
      <w:r>
        <w:rPr>
          <w:rStyle w:val="CommentReference"/>
        </w:rPr>
        <w:annotationRef/>
      </w:r>
      <w:r>
        <w:t>Did you use a package in R to do this?</w:t>
      </w:r>
    </w:p>
  </w:comment>
  <w:comment w:id="325" w:author="Fernando Cagua" w:date="2020-02-22T16:10:00Z" w:initials="FC">
    <w:p w14:paraId="6A29E5C9" w14:textId="5DF5360D" w:rsidR="00905877" w:rsidRDefault="00905877">
      <w:pPr>
        <w:pStyle w:val="CommentText"/>
      </w:pPr>
      <w:r>
        <w:rPr>
          <w:rStyle w:val="CommentReference"/>
        </w:rPr>
        <w:annotationRef/>
      </w:r>
      <w:r>
        <w:t>No</w:t>
      </w:r>
    </w:p>
  </w:comment>
  <w:comment w:id="366" w:author="Haupt, Philip (NE)" w:date="2019-11-13T09:26:00Z" w:initials="HP">
    <w:p w14:paraId="291730FF" w14:textId="77777777" w:rsidR="00905877" w:rsidRDefault="00905877" w:rsidP="00077637">
      <w:pPr>
        <w:pStyle w:val="CommentText"/>
      </w:pPr>
      <w:r>
        <w:rPr>
          <w:rStyle w:val="CommentReference"/>
        </w:rPr>
        <w:annotationRef/>
      </w:r>
      <w:r>
        <w:t>How was this measured? At what point did you decide it was sufficiently consistent?</w:t>
      </w:r>
    </w:p>
  </w:comment>
  <w:comment w:id="367" w:author="Haupt, Philip (NE)" w:date="2019-11-13T09:26:00Z" w:initials="HP">
    <w:p w14:paraId="2E70C982" w14:textId="77777777" w:rsidR="00905877" w:rsidRDefault="00905877" w:rsidP="00E17ABC">
      <w:pPr>
        <w:pStyle w:val="CommentText"/>
      </w:pPr>
      <w:r>
        <w:rPr>
          <w:rStyle w:val="CommentReference"/>
        </w:rPr>
        <w:annotationRef/>
      </w:r>
      <w:r>
        <w:t>Is it possible that I can see the data and analysis?</w:t>
      </w:r>
    </w:p>
  </w:comment>
  <w:comment w:id="382" w:author="Haupt, Philip (NE)" w:date="2019-11-12T18:58:00Z" w:initials="HP">
    <w:p w14:paraId="31D52F38" w14:textId="77777777" w:rsidR="00905877" w:rsidRDefault="00905877" w:rsidP="001E4404">
      <w:pPr>
        <w:pStyle w:val="CommentText"/>
      </w:pPr>
      <w:r>
        <w:rPr>
          <w:rStyle w:val="CommentReference"/>
        </w:rPr>
        <w:annotationRef/>
      </w:r>
      <w:r>
        <w:t xml:space="preserve"> Is this not recorded during surveys? Why was it necessary to back calculate this, when the data is recorded – was it used to fill in gaps in the data, or were there other problems?</w:t>
      </w:r>
    </w:p>
  </w:comment>
  <w:comment w:id="383" w:author="Fernando Cagua" w:date="2020-02-22T16:20:00Z" w:initials="FC">
    <w:p w14:paraId="3764AF7D" w14:textId="64C3F059" w:rsidR="00905877" w:rsidRDefault="00905877">
      <w:pPr>
        <w:pStyle w:val="CommentText"/>
      </w:pPr>
      <w:r>
        <w:rPr>
          <w:rStyle w:val="CommentReference"/>
        </w:rPr>
        <w:annotationRef/>
      </w:r>
      <w:r>
        <w:t>We use a continuous variable for moon phase. Surveys used categories.</w:t>
      </w:r>
    </w:p>
  </w:comment>
  <w:comment w:id="386" w:author="Pistorius, Pierre (Summerstrand Campus South)" w:date="2019-11-23T09:08:00Z" w:initials="PP(CS">
    <w:p w14:paraId="19E2B8CC" w14:textId="77777777" w:rsidR="00905877" w:rsidRDefault="00905877" w:rsidP="00EB783A">
      <w:pPr>
        <w:pStyle w:val="CommentText"/>
      </w:pPr>
      <w:r>
        <w:rPr>
          <w:rStyle w:val="CommentReference"/>
        </w:rPr>
        <w:annotationRef/>
      </w:r>
      <w:r>
        <w:t>Give justification why this was deemed nessesary/important?</w:t>
      </w:r>
    </w:p>
  </w:comment>
  <w:comment w:id="388" w:author="Pistorius, Pierre (Summerstrand Campus South)" w:date="2019-11-23T09:09:00Z" w:initials="PP(CS">
    <w:p w14:paraId="59E6746A" w14:textId="77777777" w:rsidR="00905877" w:rsidRDefault="00905877" w:rsidP="003E6D29">
      <w:pPr>
        <w:pStyle w:val="CommentText"/>
      </w:pPr>
      <w:r>
        <w:rPr>
          <w:rStyle w:val="CommentReference"/>
        </w:rPr>
        <w:annotationRef/>
      </w:r>
      <w:r>
        <w:t xml:space="preserve">Is that right? If so perhaps previous snetnece/motivation should be ‘In order to assess potential sex-specific differences we.. </w:t>
      </w:r>
    </w:p>
  </w:comment>
  <w:comment w:id="392" w:author="Haupt, Philip (NE)" w:date="2019-11-12T19:00:00Z" w:initials="HP">
    <w:p w14:paraId="7BC7B097" w14:textId="77777777" w:rsidR="00905877" w:rsidRDefault="00905877" w:rsidP="004B1788">
      <w:pPr>
        <w:pStyle w:val="CommentText"/>
      </w:pPr>
      <w:r>
        <w:rPr>
          <w:rStyle w:val="CommentReference"/>
        </w:rPr>
        <w:annotationRef/>
      </w:r>
      <w:r>
        <w:t>As in the raw habitat categories or the principal components of transect habitat composition?</w:t>
      </w:r>
    </w:p>
  </w:comment>
  <w:comment w:id="393" w:author="Fernando Cagua" w:date="2020-02-22T16:24:00Z" w:initials="FC">
    <w:p w14:paraId="5BDC43A7" w14:textId="64CD05DF" w:rsidR="00905877" w:rsidRDefault="00905877">
      <w:pPr>
        <w:pStyle w:val="CommentText"/>
      </w:pPr>
      <w:r>
        <w:rPr>
          <w:rStyle w:val="CommentReference"/>
        </w:rPr>
        <w:annotationRef/>
      </w:r>
      <w:r>
        <w:t>Previously using</w:t>
      </w:r>
      <w:r w:rsidR="00D84B8B">
        <w:t xml:space="preserve"> PC. Now using</w:t>
      </w:r>
      <w:r>
        <w:t xml:space="preserve"> raw categories</w:t>
      </w:r>
    </w:p>
  </w:comment>
  <w:comment w:id="395" w:author="Pistorius, Pierre (Summerstrand Campus South)" w:date="2019-11-23T09:11:00Z" w:initials="PP(CS">
    <w:p w14:paraId="678C744B" w14:textId="77777777" w:rsidR="00905877" w:rsidRDefault="00905877" w:rsidP="0085520B">
      <w:pPr>
        <w:pStyle w:val="CommentText"/>
      </w:pPr>
      <w:r>
        <w:rPr>
          <w:rStyle w:val="CommentReference"/>
        </w:rPr>
        <w:annotationRef/>
      </w:r>
      <w:r>
        <w:t>Not necessarily abundance as we don’t know how many are in burrows at any one time? May need to rephrase to clarify</w:t>
      </w:r>
    </w:p>
  </w:comment>
  <w:comment w:id="396" w:author="Fernando Cagua" w:date="2020-02-22T18:44:00Z" w:initials="FC">
    <w:p w14:paraId="11D5E9D7" w14:textId="7752FE98" w:rsidR="00D84B8B" w:rsidRDefault="00D84B8B">
      <w:pPr>
        <w:pStyle w:val="CommentText"/>
      </w:pPr>
      <w:r>
        <w:rPr>
          <w:rStyle w:val="CommentReference"/>
        </w:rPr>
        <w:annotationRef/>
      </w:r>
      <w:r>
        <w:t>Adjusted text accordinglt</w:t>
      </w:r>
    </w:p>
  </w:comment>
  <w:comment w:id="417" w:author="Pistorius, Pierre (Summerstrand Campus South)" w:date="2019-11-23T09:13:00Z" w:initials="PP(CS">
    <w:p w14:paraId="797BC942" w14:textId="77777777" w:rsidR="00905877" w:rsidRDefault="00905877" w:rsidP="00E6630C">
      <w:pPr>
        <w:pStyle w:val="CommentText"/>
      </w:pPr>
      <w:r>
        <w:rPr>
          <w:rStyle w:val="CommentReference"/>
        </w:rPr>
        <w:annotationRef/>
      </w:r>
      <w:r>
        <w:t>Not clear- need to elaborate?</w:t>
      </w:r>
    </w:p>
  </w:comment>
  <w:comment w:id="418" w:author="Frances Taylor" w:date="2019-11-23T12:14:00Z" w:initials="FT">
    <w:p w14:paraId="1CE4D4BA" w14:textId="77777777" w:rsidR="00905877" w:rsidRDefault="00905877" w:rsidP="00E6630C">
      <w:pPr>
        <w:pStyle w:val="CommentText"/>
      </w:pPr>
      <w:r>
        <w:rPr>
          <w:rStyle w:val="CommentReference"/>
        </w:rPr>
        <w:annotationRef/>
      </w:r>
      <w:r>
        <w:t>In our surveys we recorded weather – was this continued? Might be a better variable to affect detectability</w:t>
      </w:r>
    </w:p>
  </w:comment>
  <w:comment w:id="419" w:author="Fernando Cagua" w:date="2020-02-22T16:38:00Z" w:initials="FC">
    <w:p w14:paraId="50DDF269" w14:textId="6F02C218" w:rsidR="00905877" w:rsidRDefault="00905877">
      <w:pPr>
        <w:pStyle w:val="CommentText"/>
      </w:pPr>
      <w:r>
        <w:rPr>
          <w:rStyle w:val="CommentReference"/>
        </w:rPr>
        <w:annotationRef/>
      </w:r>
      <w:r>
        <w:t>For simplicity we use time of the year to encapsulate environmental variables as collection of environmental variables was patchy</w:t>
      </w:r>
      <w:r w:rsidR="00D84B8B">
        <w:t>. Adjusted text to reflect this</w:t>
      </w:r>
    </w:p>
  </w:comment>
  <w:comment w:id="414" w:author="Naomi Doak, PhD" w:date="2019-11-25T11:40:00Z" w:initials="NDP">
    <w:p w14:paraId="6AC4E2EE" w14:textId="77777777" w:rsidR="00905877" w:rsidRDefault="00905877" w:rsidP="001C643D">
      <w:pPr>
        <w:pStyle w:val="CommentText"/>
      </w:pPr>
      <w:r>
        <w:rPr>
          <w:rStyle w:val="CommentReference"/>
        </w:rPr>
        <w:annotationRef/>
      </w:r>
      <w:r>
        <w:t>But no inclusion of observer which would also affect detectability.</w:t>
      </w:r>
    </w:p>
  </w:comment>
  <w:comment w:id="415" w:author="Fernando Cagua" w:date="2020-02-22T18:44:00Z" w:initials="FC">
    <w:p w14:paraId="1FA7107B" w14:textId="28FA9AB5" w:rsidR="00D84B8B" w:rsidRDefault="00D84B8B">
      <w:pPr>
        <w:pStyle w:val="CommentText"/>
      </w:pPr>
      <w:r>
        <w:rPr>
          <w:rStyle w:val="CommentReference"/>
        </w:rPr>
        <w:annotationRef/>
      </w:r>
      <w:r>
        <w:t>Using multiple people might reduce observer effect. Observers were not recorded in a consistent fashion during the sudy period and therefore we were unable to explicitly include this factor</w:t>
      </w:r>
    </w:p>
  </w:comment>
  <w:comment w:id="420" w:author="Heather Richards" w:date="2019-11-04T21:38:00Z" w:initials="HR">
    <w:p w14:paraId="68873756" w14:textId="77777777" w:rsidR="00905877" w:rsidRDefault="00905877" w:rsidP="00900CD9">
      <w:pPr>
        <w:pStyle w:val="NormalWeb"/>
        <w:shd w:val="clear" w:color="auto" w:fill="FCFCFC"/>
        <w:spacing w:before="0" w:beforeAutospacing="0" w:after="0" w:afterAutospacing="0"/>
        <w:rPr>
          <w:rFonts w:ascii="Source Sans Pro" w:hAnsi="Source Sans Pro"/>
          <w:color w:val="333333"/>
          <w:spacing w:val="4"/>
          <w:sz w:val="21"/>
          <w:szCs w:val="21"/>
        </w:rPr>
      </w:pPr>
      <w:r>
        <w:rPr>
          <w:rStyle w:val="CommentReference"/>
        </w:rPr>
        <w:annotationRef/>
      </w:r>
      <w:r>
        <w:t xml:space="preserve">Did you look at the colouration data at all?  I saw a paper look at their colouration, the study site was Pemba on the Tanzanian coast </w:t>
      </w:r>
      <w:hyperlink r:id="rId1" w:tooltip="Evolutionary Ecology" w:history="1">
        <w:r>
          <w:rPr>
            <w:rStyle w:val="journaltitle"/>
            <w:rFonts w:ascii="Source Sans Pro" w:hAnsi="Source Sans Pro"/>
            <w:color w:val="4500A7"/>
            <w:spacing w:val="4"/>
            <w:sz w:val="21"/>
            <w:szCs w:val="21"/>
            <w:u w:val="single"/>
          </w:rPr>
          <w:t>Evolutionary Ecology</w:t>
        </w:r>
      </w:hyperlink>
    </w:p>
    <w:p w14:paraId="2662DF0C" w14:textId="77777777" w:rsidR="00905877" w:rsidRDefault="00905877" w:rsidP="00900CD9">
      <w:pPr>
        <w:pStyle w:val="icon--meta-keyline"/>
        <w:shd w:val="clear" w:color="auto" w:fill="FCFCFC"/>
        <w:spacing w:before="0" w:beforeAutospacing="0" w:after="0" w:afterAutospacing="0"/>
        <w:rPr>
          <w:rFonts w:ascii="Source Sans Pro" w:hAnsi="Source Sans Pro"/>
          <w:color w:val="333333"/>
          <w:spacing w:val="4"/>
          <w:sz w:val="21"/>
          <w:szCs w:val="21"/>
        </w:rPr>
      </w:pPr>
      <w:r>
        <w:rPr>
          <w:rStyle w:val="articlecitationyear"/>
          <w:rFonts w:ascii="Source Sans Pro" w:hAnsi="Source Sans Pro"/>
          <w:color w:val="333333"/>
          <w:spacing w:val="4"/>
          <w:sz w:val="21"/>
          <w:szCs w:val="21"/>
        </w:rPr>
        <w:t>February 2018, </w:t>
      </w:r>
      <w:r>
        <w:rPr>
          <w:rStyle w:val="articlecitationvolume"/>
          <w:rFonts w:ascii="Source Sans Pro" w:hAnsi="Source Sans Pro"/>
          <w:color w:val="333333"/>
          <w:spacing w:val="4"/>
          <w:sz w:val="21"/>
          <w:szCs w:val="21"/>
        </w:rPr>
        <w:t>Volume 32, </w:t>
      </w:r>
      <w:hyperlink r:id="rId2" w:history="1">
        <w:r>
          <w:rPr>
            <w:rStyle w:val="Hyperlink"/>
            <w:rFonts w:ascii="Source Sans Pro" w:hAnsi="Source Sans Pro"/>
            <w:color w:val="4500A7"/>
            <w:spacing w:val="4"/>
            <w:sz w:val="21"/>
            <w:szCs w:val="21"/>
          </w:rPr>
          <w:t>Issue 1</w:t>
        </w:r>
      </w:hyperlink>
      <w:r>
        <w:rPr>
          <w:rFonts w:ascii="Source Sans Pro" w:hAnsi="Source Sans Pro"/>
          <w:color w:val="333333"/>
          <w:spacing w:val="4"/>
          <w:sz w:val="21"/>
          <w:szCs w:val="21"/>
        </w:rPr>
        <w:t>, </w:t>
      </w:r>
      <w:r>
        <w:rPr>
          <w:rStyle w:val="articlecitationpages"/>
          <w:rFonts w:ascii="Source Sans Pro" w:hAnsi="Source Sans Pro"/>
          <w:color w:val="333333"/>
          <w:spacing w:val="4"/>
          <w:sz w:val="21"/>
          <w:szCs w:val="21"/>
        </w:rPr>
        <w:t>pp 75–88</w:t>
      </w:r>
      <w:r>
        <w:rPr>
          <w:rStyle w:val="u-inline-block"/>
          <w:rFonts w:ascii="Source Sans Pro" w:hAnsi="Source Sans Pro"/>
          <w:color w:val="333333"/>
          <w:spacing w:val="4"/>
          <w:sz w:val="21"/>
          <w:szCs w:val="21"/>
        </w:rPr>
        <w:t>| </w:t>
      </w:r>
      <w:hyperlink r:id="rId3" w:anchor="citeas" w:history="1">
        <w:r>
          <w:rPr>
            <w:rStyle w:val="Hyperlink"/>
            <w:rFonts w:ascii="Source Sans Pro" w:hAnsi="Source Sans Pro"/>
            <w:color w:val="4500A7"/>
            <w:spacing w:val="4"/>
            <w:sz w:val="21"/>
            <w:szCs w:val="21"/>
          </w:rPr>
          <w:t>Cite as</w:t>
        </w:r>
      </w:hyperlink>
    </w:p>
    <w:p w14:paraId="3A138C0D" w14:textId="77777777" w:rsidR="00905877" w:rsidRDefault="00905877" w:rsidP="00900CD9">
      <w:pPr>
        <w:pStyle w:val="Heading1"/>
        <w:shd w:val="clear" w:color="auto" w:fill="FCFCFC"/>
        <w:spacing w:before="0" w:beforeAutospacing="0" w:after="120" w:afterAutospacing="0"/>
        <w:rPr>
          <w:rFonts w:ascii="Georgia" w:hAnsi="Georgia"/>
          <w:b w:val="0"/>
          <w:bCs w:val="0"/>
          <w:color w:val="333333"/>
          <w:spacing w:val="2"/>
          <w:lang w:val="en"/>
        </w:rPr>
      </w:pPr>
      <w:r>
        <w:rPr>
          <w:rFonts w:ascii="Georgia" w:hAnsi="Georgia"/>
          <w:b w:val="0"/>
          <w:bCs w:val="0"/>
          <w:color w:val="333333"/>
          <w:spacing w:val="2"/>
          <w:lang w:val="en"/>
        </w:rPr>
        <w:t>Colour polymorphism in the coconut crab (</w:t>
      </w:r>
      <w:r>
        <w:rPr>
          <w:rStyle w:val="Emphasis"/>
          <w:rFonts w:ascii="Georgia" w:hAnsi="Georgia"/>
          <w:b w:val="0"/>
          <w:bCs w:val="0"/>
          <w:color w:val="333333"/>
          <w:spacing w:val="2"/>
          <w:lang w:val="en"/>
        </w:rPr>
        <w:t>Birgus latro</w:t>
      </w:r>
      <w:r>
        <w:rPr>
          <w:rFonts w:ascii="Georgia" w:hAnsi="Georgia"/>
          <w:b w:val="0"/>
          <w:bCs w:val="0"/>
          <w:color w:val="333333"/>
          <w:spacing w:val="2"/>
          <w:lang w:val="en"/>
        </w:rPr>
        <w:t xml:space="preserve">)  </w:t>
      </w:r>
    </w:p>
    <w:p w14:paraId="1AF0AD82" w14:textId="77777777" w:rsidR="00905877" w:rsidRDefault="00905877" w:rsidP="00900CD9">
      <w:pPr>
        <w:pStyle w:val="Heading1"/>
        <w:shd w:val="clear" w:color="auto" w:fill="FCFCFC"/>
        <w:spacing w:before="0" w:beforeAutospacing="0" w:after="120" w:afterAutospacing="0"/>
        <w:rPr>
          <w:rFonts w:ascii="Georgia" w:hAnsi="Georgia"/>
          <w:b w:val="0"/>
          <w:bCs w:val="0"/>
          <w:color w:val="333333"/>
          <w:spacing w:val="2"/>
          <w:lang w:val="en"/>
        </w:rPr>
      </w:pPr>
    </w:p>
    <w:p w14:paraId="1E3D2574" w14:textId="77777777" w:rsidR="00905877" w:rsidRDefault="00905877" w:rsidP="00900CD9">
      <w:pPr>
        <w:pStyle w:val="Heading1"/>
        <w:shd w:val="clear" w:color="auto" w:fill="FCFCFC"/>
        <w:spacing w:before="0" w:beforeAutospacing="0" w:after="120" w:afterAutospacing="0"/>
        <w:rPr>
          <w:rFonts w:ascii="Georgia" w:hAnsi="Georgia"/>
          <w:b w:val="0"/>
          <w:bCs w:val="0"/>
          <w:color w:val="333333"/>
          <w:spacing w:val="2"/>
          <w:lang w:val="en"/>
        </w:rPr>
      </w:pPr>
      <w:r>
        <w:rPr>
          <w:rFonts w:ascii="Georgia" w:hAnsi="Georgia"/>
          <w:b w:val="0"/>
          <w:bCs w:val="0"/>
          <w:color w:val="333333"/>
          <w:spacing w:val="2"/>
          <w:lang w:val="en"/>
        </w:rPr>
        <w:t xml:space="preserve">It would be useful to state that both red and blue colour morphs are present on Aldabra as the paper suggests only red are present in the Seychelles </w:t>
      </w:r>
    </w:p>
    <w:p w14:paraId="2AD282B9" w14:textId="77777777" w:rsidR="00905877" w:rsidRDefault="00905877" w:rsidP="00900CD9">
      <w:pPr>
        <w:pStyle w:val="CommentText"/>
      </w:pPr>
    </w:p>
  </w:comment>
  <w:comment w:id="427" w:author="Haupt, Philip (NE)" w:date="2019-11-13T11:39:00Z" w:initials="HP">
    <w:p w14:paraId="00AB0264" w14:textId="77777777" w:rsidR="00905877" w:rsidRDefault="00905877" w:rsidP="00B30ED8">
      <w:pPr>
        <w:pStyle w:val="CommentText"/>
      </w:pPr>
      <w:r>
        <w:rPr>
          <w:rStyle w:val="CommentReference"/>
        </w:rPr>
        <w:annotationRef/>
      </w:r>
      <w:r>
        <w:t>Not clear how these were calculated</w:t>
      </w:r>
    </w:p>
  </w:comment>
  <w:comment w:id="430" w:author="Haupt, Philip (NE)" w:date="2019-11-12T19:03:00Z" w:initials="HP">
    <w:p w14:paraId="40B8A533" w14:textId="77777777" w:rsidR="00905877" w:rsidRDefault="00905877" w:rsidP="00202176">
      <w:pPr>
        <w:pStyle w:val="CommentText"/>
      </w:pPr>
      <w:r>
        <w:rPr>
          <w:rStyle w:val="CommentReference"/>
        </w:rPr>
        <w:annotationRef/>
      </w:r>
      <w:r>
        <w:t>I think it is relevant to supply the GAM’s at least as supplementary material</w:t>
      </w:r>
    </w:p>
  </w:comment>
  <w:comment w:id="431" w:author="Fernando Cagua" w:date="2020-02-22T16:45:00Z" w:initials="FC">
    <w:p w14:paraId="2AA53927" w14:textId="51F1BE6D" w:rsidR="00905877" w:rsidRDefault="00905877">
      <w:pPr>
        <w:pStyle w:val="CommentText"/>
      </w:pPr>
      <w:r>
        <w:rPr>
          <w:rStyle w:val="CommentReference"/>
        </w:rPr>
        <w:annotationRef/>
      </w:r>
      <w:r w:rsidR="00D84B8B">
        <w:t xml:space="preserve">Code for the models is publicly available in </w:t>
      </w:r>
      <w:r w:rsidR="00D84B8B" w:rsidRPr="00D84B8B">
        <w:t>https://github.com/efcaguab/aldabra-coconut-crabs</w:t>
      </w:r>
    </w:p>
  </w:comment>
  <w:comment w:id="436" w:author="Haupt, Philip (NE)" w:date="2019-11-12T19:06:00Z" w:initials="HP">
    <w:p w14:paraId="69B035FE" w14:textId="77777777" w:rsidR="00905877" w:rsidRDefault="00905877" w:rsidP="00E90DE3">
      <w:pPr>
        <w:pStyle w:val="CommentText"/>
      </w:pPr>
      <w:r>
        <w:rPr>
          <w:rStyle w:val="CommentReference"/>
        </w:rPr>
        <w:annotationRef/>
      </w:r>
      <w:r>
        <w:t>I think it would be really nice to see the models if these could be made available please.</w:t>
      </w:r>
    </w:p>
  </w:comment>
  <w:comment w:id="437" w:author="Fernando Cagua" w:date="2020-02-22T18:47:00Z" w:initials="FC">
    <w:p w14:paraId="03D32B44" w14:textId="4E0415EE" w:rsidR="00D84B8B" w:rsidRDefault="00D84B8B">
      <w:pPr>
        <w:pStyle w:val="CommentText"/>
      </w:pPr>
      <w:r>
        <w:rPr>
          <w:rStyle w:val="CommentReference"/>
        </w:rPr>
        <w:annotationRef/>
      </w:r>
      <w:r>
        <w:t xml:space="preserve">Code for the models is publicly available in </w:t>
      </w:r>
      <w:r w:rsidRPr="00D84B8B">
        <w:t>https://github.com/efcaguab/aldabra-coconut-crabs</w:t>
      </w:r>
    </w:p>
  </w:comment>
  <w:comment w:id="441" w:author="April Burt" w:date="2019-10-30T09:22:00Z" w:initials="AB">
    <w:p w14:paraId="1ED34217" w14:textId="77777777" w:rsidR="00905877" w:rsidRDefault="00905877" w:rsidP="00674B48">
      <w:pPr>
        <w:pStyle w:val="CommentText"/>
      </w:pPr>
      <w:r>
        <w:rPr>
          <w:rStyle w:val="CommentReference"/>
        </w:rPr>
        <w:annotationRef/>
      </w:r>
      <w:r>
        <w:t>I remember originally when Fer did the analysis he said it wasn’t really possible to do an atoll population estimate; 1) because of the lack of multiple transects across the atoll and 2) because of the cryptic nature of the species… but perhaps you discuss these later.</w:t>
      </w:r>
    </w:p>
  </w:comment>
  <w:comment w:id="523" w:author="Heather Richards" w:date="2019-11-10T21:16:00Z" w:initials="HR">
    <w:p w14:paraId="76E6DAF4" w14:textId="77777777" w:rsidR="00905877" w:rsidRDefault="00905877" w:rsidP="00B42256">
      <w:pPr>
        <w:pStyle w:val="CommentText"/>
      </w:pPr>
      <w:r>
        <w:rPr>
          <w:rStyle w:val="CommentReference"/>
        </w:rPr>
        <w:annotationRef/>
      </w:r>
      <w:r>
        <w:t>Does that mean you only included habitat within 177m of the beach coastline?  Suggest rewording as not clear.</w:t>
      </w:r>
    </w:p>
  </w:comment>
  <w:comment w:id="530" w:author="Pistorius, Pierre (Summerstrand Campus South)" w:date="2019-11-23T09:25:00Z" w:initials="PP(CS">
    <w:p w14:paraId="66944F52" w14:textId="77777777" w:rsidR="00905877" w:rsidRDefault="00905877" w:rsidP="00E47BBA">
      <w:pPr>
        <w:pStyle w:val="CommentText"/>
      </w:pPr>
      <w:r>
        <w:rPr>
          <w:rStyle w:val="CommentReference"/>
        </w:rPr>
        <w:annotationRef/>
      </w:r>
      <w:r>
        <w:t xml:space="preserve">Not sure what this entailed but logically based on the perimeter (inner and outer) of the 4 main islands one would calculate surface area which would be multiplied by density to obtain popn estimate. </w:t>
      </w:r>
    </w:p>
  </w:comment>
  <w:comment w:id="532" w:author="Haupt, Philip (NE)" w:date="2019-11-13T10:22:00Z" w:initials="HP">
    <w:p w14:paraId="595D3EEE" w14:textId="77777777" w:rsidR="00905877" w:rsidRDefault="00905877" w:rsidP="00B42256">
      <w:pPr>
        <w:pStyle w:val="CommentText"/>
      </w:pPr>
      <w:r>
        <w:rPr>
          <w:rStyle w:val="CommentReference"/>
        </w:rPr>
        <w:annotationRef/>
      </w:r>
      <w:r>
        <w:t xml:space="preserve">Some thousands are separated by a “,” and the next is not? Is it only after ten thousand that you use it? </w:t>
      </w:r>
    </w:p>
  </w:comment>
  <w:comment w:id="533" w:author="Jennifer Appoo" w:date="2019-11-28T14:30:00Z" w:initials="JA">
    <w:p w14:paraId="77F9A384" w14:textId="4EEFF6FE" w:rsidR="00905877" w:rsidRDefault="00905877">
      <w:pPr>
        <w:pStyle w:val="CommentText"/>
      </w:pPr>
      <w:r>
        <w:rPr>
          <w:rStyle w:val="CommentReference"/>
        </w:rPr>
        <w:annotationRef/>
      </w:r>
      <w:r>
        <w:t>Thanks for flagging, I have checked</w:t>
      </w:r>
    </w:p>
  </w:comment>
  <w:comment w:id="524" w:author="Haupt, Philip (NE)" w:date="2019-11-12T19:12:00Z" w:initials="HP">
    <w:p w14:paraId="745CE5D8" w14:textId="77777777" w:rsidR="00905877" w:rsidRDefault="00905877" w:rsidP="00B42256">
      <w:pPr>
        <w:pStyle w:val="CommentText"/>
      </w:pPr>
      <w:r w:rsidRPr="00DE32F8">
        <w:rPr>
          <w:rStyle w:val="CommentReference"/>
          <w:highlight w:val="yellow"/>
        </w:rPr>
        <w:annotationRef/>
      </w:r>
      <w:r w:rsidRPr="00DE32F8">
        <w:rPr>
          <w:highlight w:val="yellow"/>
        </w:rPr>
        <w:t>This was not mentioned in the methods, and will need to be clearly explained. It assumes that other important habitat characteristics, such as exposure, which were not recorded in this study, does not affect the crab population – I doubt this will pass review.</w:t>
      </w:r>
      <w:r>
        <w:t xml:space="preserve">  I suggest that we can speculate about this in the Discussion.</w:t>
      </w:r>
    </w:p>
  </w:comment>
  <w:comment w:id="535" w:author="April Burt" w:date="2019-10-30T09:15:00Z" w:initials="AB">
    <w:p w14:paraId="759E281A" w14:textId="77777777" w:rsidR="00905877" w:rsidRDefault="00905877" w:rsidP="007E036D">
      <w:pPr>
        <w:pStyle w:val="CommentText"/>
      </w:pPr>
      <w:r>
        <w:rPr>
          <w:rStyle w:val="CommentReference"/>
        </w:rPr>
        <w:annotationRef/>
      </w:r>
      <w:r>
        <w:t>It’s not strictly true that they need access to the shore for feeding, When we worked at Takamaka I remember encountering them far inland in trees eating fruits… I also wonder whether they use the inland pools to drop eggs but that is just a thought.</w:t>
      </w:r>
    </w:p>
    <w:p w14:paraId="4F75688D" w14:textId="77777777" w:rsidR="00905877" w:rsidRDefault="00905877" w:rsidP="007E036D">
      <w:pPr>
        <w:pStyle w:val="CommentText"/>
      </w:pPr>
      <w:r>
        <w:t>Also, I don’t think they necessarily need beach to get to the sea, we’ve seen a female going down the champignon infront of the research block to get to the sea at high tide… along the south coast you see them going out onto the champignon where the sea washes over too.</w:t>
      </w:r>
    </w:p>
  </w:comment>
  <w:comment w:id="536" w:author="Haupt, Philip (NE)" w:date="2019-11-13T11:55:00Z" w:initials="HP">
    <w:p w14:paraId="6AB262D4" w14:textId="77777777" w:rsidR="00905877" w:rsidRDefault="00905877" w:rsidP="00B42256">
      <w:pPr>
        <w:pStyle w:val="CommentText"/>
      </w:pPr>
      <w:r>
        <w:rPr>
          <w:rStyle w:val="CommentReference"/>
        </w:rPr>
        <w:annotationRef/>
      </w:r>
      <w:r>
        <w:t>How was this defined?</w:t>
      </w:r>
    </w:p>
  </w:comment>
  <w:comment w:id="537" w:author="Jennifer Appoo" w:date="2019-11-28T14:33:00Z" w:initials="JA">
    <w:p w14:paraId="41BF8706" w14:textId="21CC123F" w:rsidR="00905877" w:rsidRDefault="00905877">
      <w:pPr>
        <w:pStyle w:val="CommentText"/>
      </w:pPr>
      <w:r>
        <w:rPr>
          <w:rStyle w:val="CommentReference"/>
        </w:rPr>
        <w:annotationRef/>
      </w:r>
      <w:r>
        <w:t>I used official information obtained from the Ministry of Land Use and Habitat. They called it ‘total beach coastline’. I am not sure how they obtained this though.</w:t>
      </w:r>
    </w:p>
  </w:comment>
  <w:comment w:id="539" w:author="Pistorius, Pierre (Summerstrand Campus South)" w:date="2019-11-23T09:28:00Z" w:initials="PP(CS">
    <w:p w14:paraId="0574D680" w14:textId="77777777" w:rsidR="00905877" w:rsidRDefault="00905877" w:rsidP="00E63838">
      <w:pPr>
        <w:pStyle w:val="CommentText"/>
      </w:pPr>
      <w:r>
        <w:rPr>
          <w:rStyle w:val="CommentReference"/>
        </w:rPr>
        <w:annotationRef/>
      </w:r>
      <w:r>
        <w:t>Need to be specific and can use some of the earlier mark-recapture data to see what max distance was between encounters of the same individual and use that as a diameter around beach areas. However, overall, based on some of the work we did on them at other sites around the atoll, the density varies greatly so Im not sure how useful/reflective this approach of extrapolating really is (also bearing in mind that much of the trasnsects are in heavily modified environment). But can see what the reviewers say</w:t>
      </w:r>
    </w:p>
  </w:comment>
  <w:comment w:id="540" w:author="Naomi Doak, PhD" w:date="2019-11-25T20:07:00Z" w:initials="NDP">
    <w:p w14:paraId="4B8BEE05" w14:textId="77777777" w:rsidR="00905877" w:rsidRDefault="00905877" w:rsidP="00230695">
      <w:pPr>
        <w:pStyle w:val="CommentText"/>
      </w:pPr>
      <w:r>
        <w:rPr>
          <w:rStyle w:val="CommentReference"/>
        </w:rPr>
        <w:annotationRef/>
      </w:r>
      <w:r>
        <w:t>Again its not really clear how this was used to me. If this is the length with beach access what was the actual area used to extrapolate the area of suitable habitat and so density in this area?</w:t>
      </w:r>
    </w:p>
  </w:comment>
  <w:comment w:id="542" w:author="Haupt, Philip (NE)" w:date="2019-11-13T10:27:00Z" w:initials="HP">
    <w:p w14:paraId="71154FD3" w14:textId="77777777" w:rsidR="00905877" w:rsidRDefault="00905877" w:rsidP="00A62F16">
      <w:pPr>
        <w:pStyle w:val="CommentText"/>
      </w:pPr>
      <w:r>
        <w:rPr>
          <w:rStyle w:val="CommentReference"/>
        </w:rPr>
        <w:annotationRef/>
      </w:r>
      <w:r w:rsidRPr="00AB1B07">
        <w:rPr>
          <w:highlight w:val="yellow"/>
        </w:rPr>
        <w:t>I think it would be more appropriate to align the seasons with the wet and the dry season – as I think moisture is the driver – and it is clearly shown in the graphs.</w:t>
      </w:r>
    </w:p>
  </w:comment>
  <w:comment w:id="547" w:author="Haupt, Philip (NE)" w:date="2019-11-13T11:21:00Z" w:initials="HP">
    <w:p w14:paraId="639A0157" w14:textId="77777777" w:rsidR="00905877" w:rsidRDefault="00905877" w:rsidP="004224CF">
      <w:pPr>
        <w:pStyle w:val="CommentText"/>
      </w:pPr>
      <w:r>
        <w:rPr>
          <w:rStyle w:val="CommentReference"/>
        </w:rPr>
        <w:annotationRef/>
      </w:r>
      <w:r>
        <w:t>Ja, can we change the seasons and consider adding rainfall to the models?</w:t>
      </w:r>
    </w:p>
  </w:comment>
  <w:comment w:id="548" w:author="Jennifer Appoo" w:date="2019-11-29T09:25:00Z" w:initials="JA">
    <w:p w14:paraId="215C2436" w14:textId="7515F93F" w:rsidR="00905877" w:rsidRDefault="00905877">
      <w:pPr>
        <w:pStyle w:val="CommentText"/>
      </w:pPr>
      <w:r>
        <w:rPr>
          <w:rStyle w:val="CommentReference"/>
        </w:rPr>
        <w:annotationRef/>
      </w:r>
      <w:r>
        <w:t>I think this section is meant to only present the results i.e. the months regardless of the seasons</w:t>
      </w:r>
    </w:p>
  </w:comment>
  <w:comment w:id="549" w:author="Fernando Cagua" w:date="2020-02-22T18:48:00Z" w:initials="FC">
    <w:p w14:paraId="69F9FA5A" w14:textId="02559A99" w:rsidR="0022542A" w:rsidRDefault="0022542A">
      <w:pPr>
        <w:pStyle w:val="CommentText"/>
      </w:pPr>
      <w:r>
        <w:rPr>
          <w:rStyle w:val="CommentReference"/>
        </w:rPr>
        <w:annotationRef/>
      </w:r>
      <w:r>
        <w:t>See response to previous comment for rationale for not adding rainfall.</w:t>
      </w:r>
    </w:p>
  </w:comment>
  <w:comment w:id="544" w:author="Pistorius, Pierre (Summerstrand Campus South)" w:date="2019-11-23T09:33:00Z" w:initials="PP(CS">
    <w:p w14:paraId="42B4FB3F" w14:textId="77777777" w:rsidR="00905877" w:rsidRDefault="00905877" w:rsidP="00F31700">
      <w:pPr>
        <w:pStyle w:val="CommentText"/>
      </w:pPr>
      <w:r>
        <w:rPr>
          <w:rStyle w:val="CommentReference"/>
        </w:rPr>
        <w:annotationRef/>
      </w:r>
      <w:r>
        <w:t>I find fig 3 confusing and not really logical in approach. I would suggest independently looking at distance from coast and time of year?</w:t>
      </w:r>
    </w:p>
  </w:comment>
  <w:comment w:id="545" w:author="Jennifer Appoo" w:date="2019-11-29T09:26:00Z" w:initials="JA">
    <w:p w14:paraId="29848290" w14:textId="6B55E9E4" w:rsidR="00905877" w:rsidRDefault="00905877">
      <w:pPr>
        <w:pStyle w:val="CommentText"/>
      </w:pPr>
      <w:r>
        <w:rPr>
          <w:rStyle w:val="CommentReference"/>
        </w:rPr>
        <w:annotationRef/>
      </w:r>
      <w:r>
        <w:t>Yes we’re aware that the figure is a bit tricky at first and we have considered changing but we already have 7 figures in the paper and this was the best way we managed to present the results.</w:t>
      </w:r>
    </w:p>
  </w:comment>
  <w:comment w:id="546" w:author="Fernando Cagua" w:date="2020-02-22T18:20:00Z" w:initials="FC">
    <w:p w14:paraId="278E8EE4" w14:textId="397E00BE" w:rsidR="005B04D5" w:rsidRDefault="005B04D5">
      <w:pPr>
        <w:pStyle w:val="CommentText"/>
      </w:pPr>
      <w:r>
        <w:rPr>
          <w:rStyle w:val="CommentReference"/>
        </w:rPr>
        <w:annotationRef/>
      </w:r>
      <w:r>
        <w:t>They shouldn’t be represented separeted</w:t>
      </w:r>
      <w:r w:rsidR="00A41BCA">
        <w:rPr>
          <w:noProof/>
        </w:rPr>
        <w:t>ly bec</w:t>
      </w:r>
      <w:r w:rsidR="00A41BCA">
        <w:rPr>
          <w:noProof/>
        </w:rPr>
        <w:t>ause there is an interaction between</w:t>
      </w:r>
      <w:r w:rsidR="00A41BCA">
        <w:rPr>
          <w:noProof/>
        </w:rPr>
        <w:t xml:space="preserve"> these two variables</w:t>
      </w:r>
    </w:p>
  </w:comment>
  <w:comment w:id="554" w:author="Haupt, Philip (NE)" w:date="2019-11-13T11:24:00Z" w:initials="HP">
    <w:p w14:paraId="4C37F91D" w14:textId="77777777" w:rsidR="00905877" w:rsidRDefault="00905877" w:rsidP="001E7E28">
      <w:pPr>
        <w:pStyle w:val="CommentText"/>
      </w:pPr>
      <w:r>
        <w:rPr>
          <w:rStyle w:val="CommentReference"/>
        </w:rPr>
        <w:annotationRef/>
      </w:r>
      <w:r>
        <w:t>This is very interesting, and makes a lot of sense from my recollection of coconut crab monitoring.</w:t>
      </w:r>
    </w:p>
  </w:comment>
  <w:comment w:id="557" w:author="Naomi Doak, PhD" w:date="2019-11-25T20:11:00Z" w:initials="NDP">
    <w:p w14:paraId="462A54F0" w14:textId="77777777" w:rsidR="00905877" w:rsidRDefault="00905877" w:rsidP="003C0BE9">
      <w:pPr>
        <w:pStyle w:val="CommentText"/>
      </w:pPr>
      <w:r>
        <w:rPr>
          <w:rStyle w:val="CommentReference"/>
        </w:rPr>
        <w:annotationRef/>
      </w:r>
      <w:r>
        <w:t>Im not entirely convinced by this given the only real way to know detectability would be to be 100% sure that all the crabs were seen. This is using detected crabs to check detectability isn’t it? Perhaps im not understanding the analysis but this just seems odd to me.</w:t>
      </w:r>
    </w:p>
  </w:comment>
  <w:comment w:id="558" w:author="Haupt, Philip (NE)" w:date="2019-11-13T11:41:00Z" w:initials="HP">
    <w:p w14:paraId="269310E0" w14:textId="77777777" w:rsidR="00905877" w:rsidRDefault="00905877" w:rsidP="00834294">
      <w:pPr>
        <w:pStyle w:val="CommentText"/>
      </w:pPr>
      <w:r>
        <w:rPr>
          <w:rStyle w:val="CommentReference"/>
        </w:rPr>
        <w:annotationRef/>
      </w:r>
      <w:r>
        <w:t>I thought that you said it had the lowest AIC in 36% of the model iterations in the suppl, while half-normal had in 39 % of models?</w:t>
      </w:r>
    </w:p>
  </w:comment>
  <w:comment w:id="559" w:author="Pistorius, Pierre (Summerstrand Campus South)" w:date="2019-11-23T09:53:00Z" w:initials="PP(CS">
    <w:p w14:paraId="652D9D22" w14:textId="77777777" w:rsidR="00905877" w:rsidRDefault="00905877" w:rsidP="004C616A">
      <w:pPr>
        <w:pStyle w:val="CommentText"/>
      </w:pPr>
      <w:r>
        <w:rPr>
          <w:rStyle w:val="CommentReference"/>
        </w:rPr>
        <w:annotationRef/>
      </w:r>
      <w:r>
        <w:t>Is there any reason why earlier mass measurements are not included in the study? Will be useful to include and easier for general reader to digest than thoracic length data- I include data and some earlier analyses myself and Frances did</w:t>
      </w:r>
    </w:p>
  </w:comment>
  <w:comment w:id="560" w:author="Jennifer Appoo" w:date="2019-11-28T15:16:00Z" w:initials="JA">
    <w:p w14:paraId="29EF9C6E" w14:textId="01B17B3D" w:rsidR="00905877" w:rsidRDefault="00905877">
      <w:pPr>
        <w:pStyle w:val="CommentText"/>
      </w:pPr>
      <w:r>
        <w:rPr>
          <w:rStyle w:val="CommentReference"/>
        </w:rPr>
        <w:annotationRef/>
      </w:r>
      <w:r>
        <w:t xml:space="preserve">Thank you for sending Pierre. Thoracic length is the most widely used body size parameter in coconut crab studies so it’s easier for comparisons. Also we only used data from the Picard transects to maintain consistency. </w:t>
      </w:r>
    </w:p>
  </w:comment>
  <w:comment w:id="565" w:author="Naomi Doak, PhD" w:date="2019-11-25T20:14:00Z" w:initials="NDP">
    <w:p w14:paraId="1DB9A2E3" w14:textId="77777777" w:rsidR="00905877" w:rsidRDefault="00905877" w:rsidP="00E96A61">
      <w:pPr>
        <w:pStyle w:val="CommentText"/>
      </w:pPr>
      <w:r>
        <w:rPr>
          <w:rStyle w:val="CommentReference"/>
        </w:rPr>
        <w:annotationRef/>
      </w:r>
      <w:r>
        <w:t>There was only one transect in each. I don't think you can extrapolate this out to ‘inland areas’.</w:t>
      </w:r>
    </w:p>
  </w:comment>
  <w:comment w:id="572" w:author="Haupt, Philip (NE)" w:date="2019-11-13T11:47:00Z" w:initials="HP">
    <w:p w14:paraId="3AA835B4" w14:textId="77777777" w:rsidR="00905877" w:rsidRDefault="00905877" w:rsidP="006D596F">
      <w:pPr>
        <w:pStyle w:val="CommentText"/>
      </w:pPr>
      <w:r>
        <w:rPr>
          <w:rStyle w:val="CommentReference"/>
        </w:rPr>
        <w:annotationRef/>
      </w:r>
      <w:r>
        <w:t>As in what distributions? Missing some descriptor.</w:t>
      </w:r>
    </w:p>
  </w:comment>
  <w:comment w:id="573" w:author="Jennifer Appoo" w:date="2019-11-29T09:31:00Z" w:initials="JA">
    <w:p w14:paraId="23E45826" w14:textId="408FF448" w:rsidR="00905877" w:rsidRDefault="00905877">
      <w:pPr>
        <w:pStyle w:val="CommentText"/>
      </w:pPr>
      <w:r>
        <w:rPr>
          <w:rStyle w:val="CommentReference"/>
        </w:rPr>
        <w:annotationRef/>
      </w:r>
      <w:r>
        <w:t>I think it’s ‘size’</w:t>
      </w:r>
    </w:p>
  </w:comment>
  <w:comment w:id="583" w:author="Pistorius, Pierre (Summerstrand Campus South)" w:date="2019-11-23T09:48:00Z" w:initials="PP(CS">
    <w:p w14:paraId="4993CF2A" w14:textId="77777777" w:rsidR="00905877" w:rsidRDefault="00905877" w:rsidP="009E12BB">
      <w:pPr>
        <w:pStyle w:val="CommentText"/>
      </w:pPr>
      <w:r>
        <w:rPr>
          <w:rStyle w:val="CommentReference"/>
        </w:rPr>
        <w:annotationRef/>
      </w:r>
      <w:r>
        <w:t xml:space="preserve">More interesting than looking at comparing overall sizes would be comparing sexually mature or largest quartile of males and females which would remove comparing juveniles during which stage there is likely to be much less dimorphism. </w:t>
      </w:r>
    </w:p>
  </w:comment>
  <w:comment w:id="584" w:author="Jennifer Appoo" w:date="2019-11-28T15:26:00Z" w:initials="JA">
    <w:p w14:paraId="5CB3E551" w14:textId="3AFE7C55" w:rsidR="00905877" w:rsidRDefault="00905877">
      <w:pPr>
        <w:pStyle w:val="CommentText"/>
      </w:pPr>
      <w:r>
        <w:rPr>
          <w:rStyle w:val="CommentReference"/>
        </w:rPr>
        <w:annotationRef/>
      </w:r>
      <w:r>
        <w:t>I think we only used sexually mature individuals here (TL &gt; 28 mm)- see methods</w:t>
      </w:r>
    </w:p>
  </w:comment>
  <w:comment w:id="585" w:author="Haupt, Philip (NE)" w:date="2019-11-13T11:48:00Z" w:initials="HP">
    <w:p w14:paraId="4836584F" w14:textId="77777777" w:rsidR="00905877" w:rsidRDefault="00905877" w:rsidP="001B7E88">
      <w:pPr>
        <w:pStyle w:val="CommentText"/>
      </w:pPr>
      <w:r>
        <w:rPr>
          <w:rStyle w:val="CommentReference"/>
        </w:rPr>
        <w:annotationRef/>
      </w:r>
      <w:r>
        <w:t xml:space="preserve">This is interesting and consistent with my observations from memory. </w:t>
      </w:r>
      <w:r>
        <w:sym w:font="Wingdings" w:char="F04A"/>
      </w:r>
      <w:r>
        <w:t xml:space="preserve"> It would be nice if we had statistical support to say this was significant.</w:t>
      </w:r>
    </w:p>
  </w:comment>
  <w:comment w:id="592" w:author="Heather Richards" w:date="2019-11-10T20:29:00Z" w:initials="HR">
    <w:p w14:paraId="712E3365" w14:textId="77777777" w:rsidR="00905877" w:rsidRDefault="00905877" w:rsidP="00450142">
      <w:pPr>
        <w:pStyle w:val="CommentText"/>
      </w:pPr>
      <w:r>
        <w:rPr>
          <w:rStyle w:val="CommentReference"/>
        </w:rPr>
        <w:annotationRef/>
      </w:r>
      <w:r>
        <w:t xml:space="preserve">In the intro you mentioned rat predation of juvenile stage as a reason for </w:t>
      </w:r>
      <w:r>
        <w:rPr>
          <w:szCs w:val="24"/>
        </w:rPr>
        <w:t>d</w:t>
      </w:r>
      <w:r w:rsidRPr="00ED7236">
        <w:rPr>
          <w:rStyle w:val="A0"/>
          <w:color w:val="auto"/>
          <w:sz w:val="24"/>
          <w:szCs w:val="24"/>
        </w:rPr>
        <w:t>ecline</w:t>
      </w:r>
      <w:r>
        <w:rPr>
          <w:rStyle w:val="A0"/>
          <w:color w:val="auto"/>
          <w:sz w:val="24"/>
          <w:szCs w:val="24"/>
        </w:rPr>
        <w:t>s in coconut crabs.  Useful to include that Aldabra’s coconut crab population appears stable even in the presence of rats.  It may be informative in terms of which factors are likely to be most important when targeting conservation of other populations.</w:t>
      </w:r>
    </w:p>
  </w:comment>
  <w:comment w:id="594" w:author="Naomi Doak, PhD" w:date="2019-11-25T20:17:00Z" w:initials="NDP">
    <w:p w14:paraId="4A83DF7E" w14:textId="77777777" w:rsidR="00905877" w:rsidRDefault="00905877" w:rsidP="00EB5760">
      <w:pPr>
        <w:pStyle w:val="CommentText"/>
      </w:pPr>
      <w:r>
        <w:rPr>
          <w:rStyle w:val="CommentReference"/>
        </w:rPr>
        <w:annotationRef/>
      </w:r>
      <w:r>
        <w:t>That you are aware of. I think this is a big claim unless you know no one else has been monitoring them anywhere else.</w:t>
      </w:r>
    </w:p>
  </w:comment>
  <w:comment w:id="599" w:author="Haupt, Philip (NE)" w:date="2019-11-13T11:53:00Z" w:initials="HP">
    <w:p w14:paraId="649D0828" w14:textId="77777777" w:rsidR="00905877" w:rsidRDefault="00905877" w:rsidP="0061445C">
      <w:pPr>
        <w:pStyle w:val="CommentText"/>
      </w:pPr>
      <w:r>
        <w:rPr>
          <w:rStyle w:val="CommentReference"/>
        </w:rPr>
        <w:annotationRef/>
      </w:r>
      <w:r>
        <w:t>This is a very big variation. I think we will need more info in the suppl on how a suitable beach was determined.</w:t>
      </w:r>
    </w:p>
  </w:comment>
  <w:comment w:id="597" w:author="Naomi Doak, PhD" w:date="2019-11-25T20:17:00Z" w:initials="NDP">
    <w:p w14:paraId="4021D2FE" w14:textId="77777777" w:rsidR="00905877" w:rsidRDefault="00905877" w:rsidP="00EB5760">
      <w:pPr>
        <w:pStyle w:val="CommentText"/>
      </w:pPr>
      <w:r>
        <w:rPr>
          <w:rStyle w:val="CommentReference"/>
        </w:rPr>
        <w:annotationRef/>
      </w:r>
      <w:r>
        <w:t>Again based on what? Have you checked with other locations across the range? And not at the lower end of your range.</w:t>
      </w:r>
    </w:p>
  </w:comment>
  <w:comment w:id="598" w:author="Jennifer Appoo" w:date="2019-11-29T09:42:00Z" w:initials="JA">
    <w:p w14:paraId="700CE0B1" w14:textId="0B184F70" w:rsidR="00905877" w:rsidRDefault="00905877">
      <w:pPr>
        <w:pStyle w:val="CommentText"/>
      </w:pPr>
      <w:r>
        <w:rPr>
          <w:rStyle w:val="CommentReference"/>
        </w:rPr>
        <w:annotationRef/>
      </w:r>
      <w:r>
        <w:t>Comparisons given below</w:t>
      </w:r>
    </w:p>
  </w:comment>
  <w:comment w:id="606" w:author="Haupt, Philip (NE)" w:date="2019-11-15T07:13:00Z" w:initials="HP">
    <w:p w14:paraId="494F4DFA" w14:textId="77777777" w:rsidR="00905877" w:rsidRDefault="00905877" w:rsidP="00F63B10">
      <w:pPr>
        <w:pStyle w:val="CommentText"/>
      </w:pPr>
      <w:r>
        <w:rPr>
          <w:rStyle w:val="CommentReference"/>
        </w:rPr>
        <w:annotationRef/>
      </w:r>
      <w:r>
        <w:t>These stats alone suggest that the IUCN criteria is not going to classify this species as redlisted. You could talk about the inappropriateness of the criteria to inverts that are naturally abundant</w:t>
      </w:r>
    </w:p>
  </w:comment>
  <w:comment w:id="608" w:author="Haupt, Philip (NE)" w:date="2019-11-15T07:38:00Z" w:initials="HP">
    <w:p w14:paraId="569481E8" w14:textId="77777777" w:rsidR="00905877" w:rsidRDefault="00905877" w:rsidP="00D72D0B">
      <w:pPr>
        <w:pStyle w:val="CommentText"/>
      </w:pPr>
      <w:r>
        <w:rPr>
          <w:rStyle w:val="CommentReference"/>
        </w:rPr>
        <w:annotationRef/>
      </w:r>
      <w:r>
        <w:rPr>
          <w:rStyle w:val="CommentReference"/>
        </w:rPr>
        <w:t>Is there something to follow form this – is the point the mild exploitation can lead to severe declines? It is not quite carried over in this sentence.</w:t>
      </w:r>
    </w:p>
  </w:comment>
  <w:comment w:id="610" w:author="Naomi Doak, PhD" w:date="2019-11-25T20:19:00Z" w:initials="NDP">
    <w:p w14:paraId="4A228297" w14:textId="77777777" w:rsidR="00905877" w:rsidRDefault="00905877" w:rsidP="00B73093">
      <w:pPr>
        <w:pStyle w:val="CommentText"/>
      </w:pPr>
      <w:r>
        <w:rPr>
          <w:rStyle w:val="CommentReference"/>
        </w:rPr>
        <w:annotationRef/>
      </w:r>
      <w:r>
        <w:t>Is it really? Habitat wise I think this is a big call.</w:t>
      </w:r>
    </w:p>
  </w:comment>
  <w:comment w:id="612" w:author="Haupt, Philip (NE)" w:date="2019-11-15T07:42:00Z" w:initials="HP">
    <w:p w14:paraId="07E0EC6B" w14:textId="77777777" w:rsidR="00905877" w:rsidRDefault="00905877" w:rsidP="008D5D93">
      <w:pPr>
        <w:pStyle w:val="CommentText"/>
      </w:pPr>
      <w:r>
        <w:rPr>
          <w:rStyle w:val="CommentReference"/>
        </w:rPr>
        <w:annotationRef/>
      </w:r>
      <w:r>
        <w:rPr>
          <w:highlight w:val="yellow"/>
        </w:rPr>
        <w:t>T</w:t>
      </w:r>
      <w:r w:rsidRPr="00D80691">
        <w:rPr>
          <w:highlight w:val="yellow"/>
        </w:rPr>
        <w:t>his is</w:t>
      </w:r>
      <w:r>
        <w:rPr>
          <w:highlight w:val="yellow"/>
        </w:rPr>
        <w:t xml:space="preserve"> NOT</w:t>
      </w:r>
      <w:r w:rsidRPr="00D80691">
        <w:rPr>
          <w:highlight w:val="yellow"/>
        </w:rPr>
        <w:t xml:space="preserve"> true. It may be representative of the crab populations, but you did not present data to support this, and it is well known that there a huge difference in exposure, wind and rainfall. </w:t>
      </w:r>
      <w:r>
        <w:rPr>
          <w:highlight w:val="yellow"/>
        </w:rPr>
        <w:t>If the weather, the plants, and</w:t>
      </w:r>
      <w:r w:rsidRPr="00D80691">
        <w:rPr>
          <w:highlight w:val="yellow"/>
        </w:rPr>
        <w:t xml:space="preserve"> tortoises</w:t>
      </w:r>
      <w:r>
        <w:rPr>
          <w:highlight w:val="yellow"/>
        </w:rPr>
        <w:t xml:space="preserve"> are different, why wouldn’t it affect coconut crabs?</w:t>
      </w:r>
      <w:r w:rsidRPr="00D80691">
        <w:rPr>
          <w:highlight w:val="yellow"/>
        </w:rPr>
        <w:t xml:space="preserve"> This is inaccurate and I would be surprised if it passes peer review</w:t>
      </w:r>
      <w:r>
        <w:rPr>
          <w:highlight w:val="yellow"/>
        </w:rPr>
        <w:t xml:space="preserve">. I think we are better off stating it was for Piccard. We know its not representative for the atoll, but high densities have been </w:t>
      </w:r>
      <w:r w:rsidRPr="006E7860">
        <w:rPr>
          <w:highlight w:val="yellow"/>
        </w:rPr>
        <w:t>observed, list all the camp sites for the same duration as the study. The bit about the fact that they are not exploited is obviously correct, but I don’t think you need to raise it separately for the rest of the islands.</w:t>
      </w:r>
    </w:p>
  </w:comment>
  <w:comment w:id="615" w:author="Heather Richards" w:date="2019-11-10T21:26:00Z" w:initials="HR">
    <w:p w14:paraId="69D8BB03" w14:textId="77777777" w:rsidR="00905877" w:rsidRDefault="00905877" w:rsidP="00CC5074">
      <w:pPr>
        <w:pStyle w:val="CommentText"/>
      </w:pPr>
      <w:r>
        <w:rPr>
          <w:rStyle w:val="CommentReference"/>
        </w:rPr>
        <w:annotationRef/>
      </w:r>
      <w:r>
        <w:t>Is it possible to comment on other islands using the data collected from the transects monitored at the camps 2006-2008?  If the densities are similar to those observed on Picard that would provide a useful comment and support this statement.</w:t>
      </w:r>
    </w:p>
  </w:comment>
  <w:comment w:id="618" w:author="Pistorius, Pierre (Summerstrand Campus South)" w:date="2019-11-23T10:03:00Z" w:initials="PP(CS">
    <w:p w14:paraId="57F6724B" w14:textId="77777777" w:rsidR="00905877" w:rsidRDefault="00905877" w:rsidP="00FD7EB7">
      <w:pPr>
        <w:pStyle w:val="CommentText"/>
      </w:pPr>
      <w:r>
        <w:rPr>
          <w:rStyle w:val="CommentReference"/>
        </w:rPr>
        <w:annotationRef/>
      </w:r>
      <w:r>
        <w:t>Can potentially also include earlier mark-recapture data from Aldabra</w:t>
      </w:r>
    </w:p>
  </w:comment>
  <w:comment w:id="620" w:author="Pistorius, Pierre (Summerstrand Campus South)" w:date="2019-11-23T10:04:00Z" w:initials="PP(CS">
    <w:p w14:paraId="58354BF6" w14:textId="77777777" w:rsidR="00905877" w:rsidRDefault="00905877" w:rsidP="00F764BD">
      <w:pPr>
        <w:pStyle w:val="CommentText"/>
      </w:pPr>
      <w:r>
        <w:rPr>
          <w:rStyle w:val="CommentReference"/>
        </w:rPr>
        <w:annotationRef/>
      </w:r>
      <w:r>
        <w:t xml:space="preserve">A major limitation of the study is that those in burrws are not sampled so that does bias population density and hence population estimates negatively. The seasonal patterns are really related to differences in activity patterns rather than abundance and perhaps this needs some discussion under a section on study limitations. </w:t>
      </w:r>
    </w:p>
  </w:comment>
  <w:comment w:id="625" w:author="Haupt, Philip (NE)" w:date="2019-11-13T12:11:00Z" w:initials="HP">
    <w:p w14:paraId="47A2FADA" w14:textId="77777777" w:rsidR="00905877" w:rsidRDefault="00905877" w:rsidP="00D70696">
      <w:pPr>
        <w:pStyle w:val="CommentText"/>
      </w:pPr>
      <w:r>
        <w:rPr>
          <w:rStyle w:val="CommentReference"/>
        </w:rPr>
        <w:annotationRef/>
      </w:r>
      <w:r>
        <w:t>I am not sure how this is indicated by females being more sedentary? Maybe you can clarify this a bit, I am not 100 % sure what you are trying to say.</w:t>
      </w:r>
    </w:p>
  </w:comment>
  <w:comment w:id="626" w:author="Haupt, Philip (NE)" w:date="2019-11-15T08:01:00Z" w:initials="HP">
    <w:p w14:paraId="1EDEAEAF" w14:textId="77777777" w:rsidR="00905877" w:rsidRDefault="00905877" w:rsidP="0066112D">
      <w:pPr>
        <w:pStyle w:val="CommentText"/>
      </w:pPr>
      <w:r>
        <w:rPr>
          <w:rStyle w:val="CommentReference"/>
        </w:rPr>
        <w:annotationRef/>
      </w:r>
      <w:r>
        <w:t>If you say ALL, why are there only two references?</w:t>
      </w:r>
    </w:p>
  </w:comment>
  <w:comment w:id="627" w:author="Jennifer Appoo" w:date="2019-11-28T16:19:00Z" w:initials="JA">
    <w:p w14:paraId="0651C36F" w14:textId="041746D7" w:rsidR="00905877" w:rsidRDefault="00905877">
      <w:pPr>
        <w:pStyle w:val="CommentText"/>
      </w:pPr>
      <w:r>
        <w:rPr>
          <w:rStyle w:val="CommentReference"/>
        </w:rPr>
        <w:annotationRef/>
      </w:r>
      <w:r>
        <w:t>Drew et al 2010 is a review which summarises info available from all populations. Since then only information for the Christmas Island population has been updated (that I’ve found).</w:t>
      </w:r>
    </w:p>
  </w:comment>
  <w:comment w:id="628" w:author="Naomi Doak, PhD" w:date="2019-11-25T20:23:00Z" w:initials="NDP">
    <w:p w14:paraId="5FB3A4CE" w14:textId="77777777" w:rsidR="00905877" w:rsidRDefault="00905877" w:rsidP="00644E32">
      <w:pPr>
        <w:pStyle w:val="CommentText"/>
      </w:pPr>
      <w:r>
        <w:rPr>
          <w:rStyle w:val="CommentReference"/>
        </w:rPr>
        <w:annotationRef/>
      </w:r>
      <w:r>
        <w:t>But only on Picard. Could be the same as the tortoises couldn't it?</w:t>
      </w:r>
    </w:p>
  </w:comment>
  <w:comment w:id="631" w:author="Pistorius, Pierre (Summerstrand Campus South)" w:date="2019-11-23T10:10:00Z" w:initials="PP(CS">
    <w:p w14:paraId="22362073" w14:textId="77777777" w:rsidR="00905877" w:rsidRDefault="00905877" w:rsidP="00747900">
      <w:pPr>
        <w:pStyle w:val="CommentText"/>
      </w:pPr>
      <w:r>
        <w:rPr>
          <w:rStyle w:val="CommentReference"/>
        </w:rPr>
        <w:annotationRef/>
      </w:r>
      <w:r>
        <w:t>Yes, and relates to my earlier point on restricting comparison to largest individuals. But I would suggest for size comparison also using earlier mass data we collected</w:t>
      </w:r>
    </w:p>
  </w:comment>
  <w:comment w:id="633" w:author="Haupt, Philip (NE)" w:date="2019-11-13T12:12:00Z" w:initials="HP">
    <w:p w14:paraId="2E01A327" w14:textId="77777777" w:rsidR="00905877" w:rsidRDefault="00905877" w:rsidP="00F073EA">
      <w:pPr>
        <w:pStyle w:val="CommentText"/>
      </w:pPr>
      <w:r>
        <w:rPr>
          <w:rStyle w:val="CommentReference"/>
        </w:rPr>
        <w:annotationRef/>
      </w:r>
      <w:r>
        <w:t>This is quite hard to read, can we put it in a table and provide the SE values for Aldabra?</w:t>
      </w:r>
    </w:p>
  </w:comment>
  <w:comment w:id="634" w:author="Jennifer Appoo" w:date="2019-11-29T09:58:00Z" w:initials="JA">
    <w:p w14:paraId="664AC4BE" w14:textId="55AE4E4F" w:rsidR="00905877" w:rsidRDefault="00905877">
      <w:pPr>
        <w:pStyle w:val="CommentText"/>
      </w:pPr>
      <w:r>
        <w:rPr>
          <w:rStyle w:val="CommentReference"/>
        </w:rPr>
        <w:annotationRef/>
      </w:r>
      <w:r>
        <w:t>I’m not sure if we can put a table in discussion</w:t>
      </w:r>
    </w:p>
  </w:comment>
  <w:comment w:id="636" w:author="Naomi Doak, PhD" w:date="2019-11-25T20:24:00Z" w:initials="NDP">
    <w:p w14:paraId="76D067C7" w14:textId="77777777" w:rsidR="00905877" w:rsidRDefault="00905877" w:rsidP="00644E32">
      <w:pPr>
        <w:pStyle w:val="CommentText"/>
      </w:pPr>
      <w:r>
        <w:rPr>
          <w:rStyle w:val="CommentReference"/>
        </w:rPr>
        <w:annotationRef/>
      </w:r>
      <w:r>
        <w:t xml:space="preserve">Really? But some of the other ones are also not harvested aren’t they? The aldabra males don't seem that much bigger than the Igurin ones which is wasn't harvested. </w:t>
      </w:r>
    </w:p>
  </w:comment>
  <w:comment w:id="637" w:author="Haupt, Philip (NE)" w:date="2019-11-13T12:13:00Z" w:initials="HP">
    <w:p w14:paraId="40C0001F" w14:textId="77777777" w:rsidR="00905877" w:rsidRDefault="00905877" w:rsidP="007E07C8">
      <w:pPr>
        <w:pStyle w:val="CommentText"/>
      </w:pPr>
      <w:r>
        <w:rPr>
          <w:rStyle w:val="CommentReference"/>
        </w:rPr>
        <w:annotationRef/>
      </w:r>
      <w:r>
        <w:t>And is it known that there is harvesting on ALL of these examples listed?</w:t>
      </w:r>
    </w:p>
  </w:comment>
  <w:comment w:id="640" w:author="Haupt, Philip (NE)" w:date="2019-11-13T12:14:00Z" w:initials="HP">
    <w:p w14:paraId="41B33990" w14:textId="77777777" w:rsidR="00905877" w:rsidRDefault="00905877" w:rsidP="00347093">
      <w:pPr>
        <w:pStyle w:val="CommentText"/>
      </w:pPr>
      <w:r>
        <w:rPr>
          <w:rStyle w:val="CommentReference"/>
        </w:rPr>
        <w:annotationRef/>
      </w:r>
      <w:r>
        <w:t>YES!</w:t>
      </w:r>
    </w:p>
  </w:comment>
  <w:comment w:id="638" w:author="Haupt, Philip (NE)" w:date="2019-11-15T07:09:00Z" w:initials="HP">
    <w:p w14:paraId="13B40F4C" w14:textId="77777777" w:rsidR="00905877" w:rsidRDefault="00905877" w:rsidP="00347093">
      <w:pPr>
        <w:pStyle w:val="CommentText"/>
      </w:pPr>
      <w:r>
        <w:rPr>
          <w:rStyle w:val="CommentReference"/>
        </w:rPr>
        <w:annotationRef/>
      </w:r>
      <w:r>
        <w:t>My feeling is that this is all very interesting but you are missing links to your higher level aims to make it relevant to your research question.</w:t>
      </w:r>
    </w:p>
    <w:p w14:paraId="7DBBA31C" w14:textId="77777777" w:rsidR="00905877" w:rsidRDefault="00905877" w:rsidP="00347093">
      <w:pPr>
        <w:pStyle w:val="CommentText"/>
      </w:pPr>
    </w:p>
    <w:p w14:paraId="226D5479" w14:textId="77777777" w:rsidR="00905877" w:rsidRDefault="00905877" w:rsidP="00347093">
      <w:pPr>
        <w:pStyle w:val="CommentText"/>
      </w:pPr>
      <w:r>
        <w:t>One way to link it is: How would you use this info to protect the species?</w:t>
      </w:r>
    </w:p>
  </w:comment>
  <w:comment w:id="644" w:author="Haupt, Philip (NE)" w:date="2019-11-15T07:11:00Z" w:initials="HP">
    <w:p w14:paraId="3A5A61A0" w14:textId="77777777" w:rsidR="00905877" w:rsidRPr="00D10D46" w:rsidRDefault="00905877" w:rsidP="00126403">
      <w:pPr>
        <w:pStyle w:val="Compact"/>
        <w:spacing w:line="480" w:lineRule="auto"/>
        <w:ind w:firstLine="720"/>
        <w:jc w:val="both"/>
        <w:rPr>
          <w:lang w:val="en-GB"/>
        </w:rPr>
      </w:pPr>
      <w:r>
        <w:rPr>
          <w:rStyle w:val="CommentReference"/>
        </w:rPr>
        <w:annotationRef/>
      </w:r>
      <w:r w:rsidRPr="00703920">
        <w:rPr>
          <w:highlight w:val="yellow"/>
          <w:lang w:val="en-GB"/>
        </w:rPr>
        <w:t xml:space="preserve">I think it is an ideal opportunity to discuss Aldabra’s population statistics in light of some of the IUCN criteria that are used to determine threat status categories, or at least discuss the appropriateness/inappropriateness of the IUCN criteria to evaluate a species like coconut crabs! </w:t>
      </w:r>
      <w:r>
        <w:rPr>
          <w:highlight w:val="yellow"/>
          <w:lang w:val="en-GB"/>
        </w:rPr>
        <w:t xml:space="preserve">We need to elevate the study back out from Aldabra and its coconut crabs and beven how they behave to something that is important to the world. </w:t>
      </w:r>
      <w:r w:rsidRPr="00703920">
        <w:rPr>
          <w:highlight w:val="yellow"/>
          <w:lang w:val="en-GB"/>
        </w:rPr>
        <w:t>I make a start as an example:</w:t>
      </w:r>
    </w:p>
  </w:comment>
  <w:comment w:id="645" w:author="Jennifer Appoo" w:date="2019-11-29T10:02:00Z" w:initials="JA">
    <w:p w14:paraId="30B2B3D2" w14:textId="19E1258D" w:rsidR="00905877" w:rsidRDefault="00905877">
      <w:pPr>
        <w:pStyle w:val="CommentText"/>
      </w:pPr>
      <w:r>
        <w:rPr>
          <w:rStyle w:val="CommentReference"/>
        </w:rPr>
        <w:annotationRef/>
      </w:r>
      <w:r>
        <w:t xml:space="preserve">Thanks and I understand but can we do this? Coconut crab was previously classified as VU but was downgraded to DD because of lack of available info on the different populations- so there was a baseline. Also I’m not sure if some of the claims in this paragraph is correct. </w:t>
      </w:r>
    </w:p>
  </w:comment>
  <w:comment w:id="650" w:author="Haupt, Philip (NE)" w:date="2019-11-15T07:01:00Z" w:initials="HP">
    <w:p w14:paraId="3860007B" w14:textId="77777777" w:rsidR="00905877" w:rsidRDefault="00905877" w:rsidP="00126403">
      <w:pPr>
        <w:pStyle w:val="CommentText"/>
      </w:pPr>
      <w:r>
        <w:rPr>
          <w:rStyle w:val="CommentReference"/>
        </w:rPr>
        <w:annotationRef/>
      </w:r>
      <w:r>
        <w:t xml:space="preserve">I don’t think this is the message I got from the study. To me it was that we need to know where they once were, how many there were to able to answer the larger question – should we be concerned about this species? I offer an alternative if you want to focus on the re-establishment: </w:t>
      </w:r>
    </w:p>
    <w:p w14:paraId="55FF41DA" w14:textId="77777777" w:rsidR="00905877" w:rsidRDefault="00905877" w:rsidP="00126403">
      <w:pPr>
        <w:pStyle w:val="CommentText"/>
      </w:pPr>
    </w:p>
    <w:p w14:paraId="3C8E39DD" w14:textId="77777777" w:rsidR="00905877" w:rsidRDefault="00905877" w:rsidP="00126403">
      <w:pPr>
        <w:pStyle w:val="Compact"/>
        <w:spacing w:line="480" w:lineRule="auto"/>
        <w:ind w:firstLine="720"/>
        <w:jc w:val="both"/>
      </w:pPr>
      <w:r>
        <w:t>Coconut crabs, like other invertebrate species are numerous, but also wide spread by their nature making this species robust to localized threats, and offer great potential to re-establish populations from elsewhere</w:t>
      </w:r>
    </w:p>
    <w:p w14:paraId="374E9BD1" w14:textId="77777777" w:rsidR="00905877" w:rsidRDefault="00905877" w:rsidP="00126403">
      <w:pPr>
        <w:pStyle w:val="CommentText"/>
      </w:pPr>
    </w:p>
    <w:p w14:paraId="5DBC742B" w14:textId="77777777" w:rsidR="00905877" w:rsidRDefault="00905877" w:rsidP="00126403">
      <w:pPr>
        <w:pStyle w:val="CommentText"/>
      </w:pPr>
    </w:p>
  </w:comment>
  <w:comment w:id="651" w:author="Haupt, Philip (NE)" w:date="2019-11-15T07:03:00Z" w:initials="HP">
    <w:p w14:paraId="21C18E42" w14:textId="77777777" w:rsidR="00905877" w:rsidRDefault="00905877" w:rsidP="00126403">
      <w:pPr>
        <w:pStyle w:val="CommentText"/>
      </w:pPr>
      <w:r>
        <w:rPr>
          <w:rStyle w:val="CommentReference"/>
        </w:rPr>
        <w:annotationRef/>
      </w:r>
      <w:r>
        <w:t>Again, no – I think you will find that populations at such locations are going to be stable – if you want to find out if they are to be redlisted – you need to look where they are declining; I think that is another important point to raise in the paper the stable population at Aldabra suggests that the species is not undergoing a natural decline in the Indian Indian ocean.</w:t>
      </w:r>
    </w:p>
  </w:comment>
  <w:comment w:id="652" w:author="Naomi Doak, PhD" w:date="2019-11-25T20:31:00Z" w:initials="NDP">
    <w:p w14:paraId="7D96AF4F" w14:textId="77777777" w:rsidR="00905877" w:rsidRDefault="00905877" w:rsidP="00342415">
      <w:pPr>
        <w:pStyle w:val="CommentText"/>
      </w:pPr>
      <w:r>
        <w:rPr>
          <w:rStyle w:val="CommentReference"/>
        </w:rPr>
        <w:annotationRef/>
      </w:r>
      <w:r>
        <w:t>Agree but in the abstract you imply this study alone could perhaps revise this.</w:t>
      </w:r>
    </w:p>
  </w:comment>
  <w:comment w:id="649" w:author="Haupt, Philip (NE)" w:date="2019-11-13T12:16:00Z" w:initials="HP">
    <w:p w14:paraId="197B3E64" w14:textId="77777777" w:rsidR="00905877" w:rsidRDefault="00905877" w:rsidP="00126403">
      <w:pPr>
        <w:pStyle w:val="CommentText"/>
      </w:pPr>
      <w:r>
        <w:rPr>
          <w:rStyle w:val="CommentReference"/>
        </w:rPr>
        <w:annotationRef/>
      </w:r>
      <w:r w:rsidRPr="00657BC4">
        <w:rPr>
          <w:highlight w:val="yellow"/>
        </w:rPr>
        <w:t>I think this needs fleshing out a bit, as it was the overarching aim, and I think the specific aims 1 – 4 – need to be reflected at this point. I have left a few bullet points in the introduction that needs fleshing out, and then we can come back and make sure we address these in the discussion once included.</w:t>
      </w:r>
    </w:p>
  </w:comment>
  <w:comment w:id="655" w:author="Haupt, Philip (NE)" w:date="2019-11-13T12:19:00Z" w:initials="HP">
    <w:p w14:paraId="2C35AFFE" w14:textId="77777777" w:rsidR="00905877" w:rsidRDefault="00905877" w:rsidP="00FE053C">
      <w:pPr>
        <w:pStyle w:val="CommentText"/>
      </w:pPr>
      <w:r>
        <w:t xml:space="preserve">Mostly </w:t>
      </w:r>
      <w:r>
        <w:rPr>
          <w:rStyle w:val="CommentReference"/>
        </w:rPr>
        <w:annotationRef/>
      </w:r>
      <w:r>
        <w:t xml:space="preserve">repetitive, remove. </w:t>
      </w:r>
    </w:p>
    <w:p w14:paraId="22AD7B51" w14:textId="77777777" w:rsidR="00905877" w:rsidRDefault="00905877" w:rsidP="00FE053C">
      <w:pPr>
        <w:pStyle w:val="CommentText"/>
      </w:pPr>
      <w:r>
        <w:t xml:space="preserve">I don’t think managed and unmanaged populations will take lessons, in my experience the coconut crabs are a pretty unruly bunch ;-) </w:t>
      </w:r>
    </w:p>
  </w:comment>
  <w:comment w:id="657" w:author="Haupt, Philip (NE)" w:date="2019-11-14T09:16:00Z" w:initials="HP">
    <w:p w14:paraId="7460964F" w14:textId="77777777" w:rsidR="00905877" w:rsidRDefault="00905877" w:rsidP="00FE053C">
      <w:pPr>
        <w:pStyle w:val="CommentText"/>
      </w:pPr>
      <w:r>
        <w:rPr>
          <w:rStyle w:val="CommentReference"/>
        </w:rPr>
        <w:annotationRef/>
      </w:r>
      <w:r>
        <w:t>What about sea level rise as a consequence of climate change though? If you bring in climate change I think it needs to be stronger paragraph which also highlights the risks, because here it appears as a bit of an afterthought.</w:t>
      </w:r>
    </w:p>
  </w:comment>
  <w:comment w:id="661" w:author="Naomi Doak, PhD" w:date="2019-11-25T20:32:00Z" w:initials="NDP">
    <w:p w14:paraId="61490A90" w14:textId="77777777" w:rsidR="00905877" w:rsidRDefault="00905877" w:rsidP="00D6058B">
      <w:pPr>
        <w:pStyle w:val="CommentText"/>
      </w:pPr>
      <w:r>
        <w:rPr>
          <w:rStyle w:val="CommentReference"/>
        </w:rPr>
        <w:annotationRef/>
      </w:r>
      <w:r>
        <w:t>Is it? You haven’t presented data to show this or references to support this statement. This implies an ongoing and current decline.</w:t>
      </w:r>
    </w:p>
  </w:comment>
  <w:comment w:id="662" w:author="Heather Richards" w:date="2019-11-10T21:49:00Z" w:initials="HR">
    <w:p w14:paraId="4EADE9B5" w14:textId="77777777" w:rsidR="00905877" w:rsidRDefault="00905877" w:rsidP="00F9518F">
      <w:pPr>
        <w:pStyle w:val="CommentText"/>
      </w:pPr>
      <w:r>
        <w:rPr>
          <w:rStyle w:val="CommentReference"/>
        </w:rPr>
        <w:annotationRef/>
      </w:r>
      <w:r>
        <w:t xml:space="preserve">Is this aspirational?  It may need linking better as it does not seem to flow from the rest of the paper.  Comment on likely significance of climate change for this species….Give the opportunity to investigate the impact of climate change on this species without the impact of other human disturbance?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524633" w15:done="0"/>
  <w15:commentEx w15:paraId="27D12C9C" w15:done="0"/>
  <w15:commentEx w15:paraId="1EA92A4D" w15:done="0"/>
  <w15:commentEx w15:paraId="170F55F1" w15:done="0"/>
  <w15:commentEx w15:paraId="582B5787" w15:done="0"/>
  <w15:commentEx w15:paraId="00F3DA29" w15:paraIdParent="582B5787" w15:done="0"/>
  <w15:commentEx w15:paraId="6A254822" w15:done="0"/>
  <w15:commentEx w15:paraId="55486974" w15:done="0"/>
  <w15:commentEx w15:paraId="3F446C82" w15:done="0"/>
  <w15:commentEx w15:paraId="7F0DDCE1" w15:done="0"/>
  <w15:commentEx w15:paraId="6048116E" w15:done="0"/>
  <w15:commentEx w15:paraId="7CBBAA6C" w15:done="0"/>
  <w15:commentEx w15:paraId="005902B8" w15:done="0"/>
  <w15:commentEx w15:paraId="217FC9A2" w15:done="0"/>
  <w15:commentEx w15:paraId="47DC888E" w15:done="0"/>
  <w15:commentEx w15:paraId="3EA6D804" w15:done="0"/>
  <w15:commentEx w15:paraId="48BB7D5D" w15:done="0"/>
  <w15:commentEx w15:paraId="18D34884" w15:done="0"/>
  <w15:commentEx w15:paraId="5BC54402" w15:done="0"/>
  <w15:commentEx w15:paraId="52877802" w15:done="0"/>
  <w15:commentEx w15:paraId="6E2B7F9C" w15:done="0"/>
  <w15:commentEx w15:paraId="337E88D5" w15:done="0"/>
  <w15:commentEx w15:paraId="658C18E0" w15:done="0"/>
  <w15:commentEx w15:paraId="263C31B8" w15:done="0"/>
  <w15:commentEx w15:paraId="3CDDEA9D" w15:paraIdParent="263C31B8" w15:done="0"/>
  <w15:commentEx w15:paraId="528EC24C" w15:done="0"/>
  <w15:commentEx w15:paraId="157C9A0C" w15:paraIdParent="528EC24C" w15:done="0"/>
  <w15:commentEx w15:paraId="04B553F6" w15:done="0"/>
  <w15:commentEx w15:paraId="1A7550A7" w15:paraIdParent="04B553F6" w15:done="0"/>
  <w15:commentEx w15:paraId="71B611A8" w15:done="0"/>
  <w15:commentEx w15:paraId="7315F7B0" w15:done="0"/>
  <w15:commentEx w15:paraId="4C0EF50C" w15:paraIdParent="7315F7B0" w15:done="0"/>
  <w15:commentEx w15:paraId="2E9273F5" w15:done="0"/>
  <w15:commentEx w15:paraId="49A37677" w15:paraIdParent="2E9273F5" w15:done="0"/>
  <w15:commentEx w15:paraId="27B564B3" w15:done="0"/>
  <w15:commentEx w15:paraId="789D7BEF" w15:paraIdParent="27B564B3" w15:done="0"/>
  <w15:commentEx w15:paraId="7E7DA668" w15:done="0"/>
  <w15:commentEx w15:paraId="080D5095" w15:paraIdParent="7E7DA668" w15:done="0"/>
  <w15:commentEx w15:paraId="0882532C" w15:done="0"/>
  <w15:commentEx w15:paraId="56DCFBE7" w15:paraIdParent="0882532C" w15:done="0"/>
  <w15:commentEx w15:paraId="77168BDD" w15:done="0"/>
  <w15:commentEx w15:paraId="4E37DDF8" w15:paraIdParent="77168BDD" w15:done="0"/>
  <w15:commentEx w15:paraId="4C6EDAE8" w15:done="0"/>
  <w15:commentEx w15:paraId="6577C3C5" w15:paraIdParent="4C6EDAE8" w15:done="0"/>
  <w15:commentEx w15:paraId="584EEF13" w15:done="0"/>
  <w15:commentEx w15:paraId="67368EF5" w15:done="0"/>
  <w15:commentEx w15:paraId="33172BCA" w15:done="0"/>
  <w15:commentEx w15:paraId="6EA6D46D" w15:done="0"/>
  <w15:commentEx w15:paraId="243FA9F5" w15:done="0"/>
  <w15:commentEx w15:paraId="6F0982CC" w15:done="0"/>
  <w15:commentEx w15:paraId="1044DD63" w15:done="0"/>
  <w15:commentEx w15:paraId="6A79AD73" w15:paraIdParent="1044DD63" w15:done="0"/>
  <w15:commentEx w15:paraId="62588602" w15:done="0"/>
  <w15:commentEx w15:paraId="7F023A48" w15:done="0"/>
  <w15:commentEx w15:paraId="2A62BA1B" w15:done="0"/>
  <w15:commentEx w15:paraId="53D9FCAC" w15:paraIdParent="2A62BA1B" w15:done="0"/>
  <w15:commentEx w15:paraId="7998F10B" w15:paraIdParent="2A62BA1B" w15:done="0"/>
  <w15:commentEx w15:paraId="2B2AD544" w15:done="0"/>
  <w15:commentEx w15:paraId="683B4620" w15:paraIdParent="2B2AD544" w15:done="0"/>
  <w15:commentEx w15:paraId="48867E0E" w15:done="0"/>
  <w15:commentEx w15:paraId="24AC225C" w15:paraIdParent="48867E0E" w15:done="0"/>
  <w15:commentEx w15:paraId="303DCBCB" w15:done="0"/>
  <w15:commentEx w15:paraId="7841F800" w15:paraIdParent="303DCBCB" w15:done="0"/>
  <w15:commentEx w15:paraId="6211C6A6" w15:done="0"/>
  <w15:commentEx w15:paraId="47CEBF06" w15:done="0"/>
  <w15:commentEx w15:paraId="132A34F5" w15:done="0"/>
  <w15:commentEx w15:paraId="668810C8" w15:done="0"/>
  <w15:commentEx w15:paraId="4C312F81" w15:paraIdParent="668810C8" w15:done="0"/>
  <w15:commentEx w15:paraId="285CD948" w15:done="0"/>
  <w15:commentEx w15:paraId="67C605E1" w15:done="0"/>
  <w15:commentEx w15:paraId="4A982618" w15:done="0"/>
  <w15:commentEx w15:paraId="702B5E40" w15:done="0"/>
  <w15:commentEx w15:paraId="6B2A315F" w15:done="1"/>
  <w15:commentEx w15:paraId="0F5F805A" w15:paraIdParent="6B2A315F" w15:done="1"/>
  <w15:commentEx w15:paraId="46DC58AA" w15:done="0"/>
  <w15:commentEx w15:paraId="1389330C" w15:done="0"/>
  <w15:commentEx w15:paraId="67E96A35" w15:done="0"/>
  <w15:commentEx w15:paraId="354870F3" w15:done="1"/>
  <w15:commentEx w15:paraId="4AB563B9" w15:done="0"/>
  <w15:commentEx w15:paraId="6119D890" w15:done="1"/>
  <w15:commentEx w15:paraId="23D0FEE3" w15:done="0"/>
  <w15:commentEx w15:paraId="6A07C805" w15:paraIdParent="23D0FEE3" w15:done="0"/>
  <w15:commentEx w15:paraId="720D889A" w15:done="0"/>
  <w15:commentEx w15:paraId="51C329DE" w15:done="0"/>
  <w15:commentEx w15:paraId="472A13BF" w15:done="0"/>
  <w15:commentEx w15:paraId="0DF29577" w15:done="0"/>
  <w15:commentEx w15:paraId="735D17BA" w15:done="0"/>
  <w15:commentEx w15:paraId="6A29E5C9" w15:paraIdParent="735D17BA" w15:done="0"/>
  <w15:commentEx w15:paraId="291730FF" w15:done="0"/>
  <w15:commentEx w15:paraId="2E70C982" w15:done="0"/>
  <w15:commentEx w15:paraId="31D52F38" w15:done="0"/>
  <w15:commentEx w15:paraId="3764AF7D" w15:paraIdParent="31D52F38" w15:done="0"/>
  <w15:commentEx w15:paraId="19E2B8CC" w15:done="0"/>
  <w15:commentEx w15:paraId="59E6746A" w15:done="0"/>
  <w15:commentEx w15:paraId="7BC7B097" w15:done="0"/>
  <w15:commentEx w15:paraId="5BDC43A7" w15:paraIdParent="7BC7B097" w15:done="0"/>
  <w15:commentEx w15:paraId="678C744B" w15:done="0"/>
  <w15:commentEx w15:paraId="11D5E9D7" w15:paraIdParent="678C744B" w15:done="0"/>
  <w15:commentEx w15:paraId="797BC942" w15:done="0"/>
  <w15:commentEx w15:paraId="1CE4D4BA" w15:paraIdParent="797BC942" w15:done="0"/>
  <w15:commentEx w15:paraId="50DDF269" w15:paraIdParent="797BC942" w15:done="0"/>
  <w15:commentEx w15:paraId="6AC4E2EE" w15:done="0"/>
  <w15:commentEx w15:paraId="1FA7107B" w15:paraIdParent="6AC4E2EE" w15:done="0"/>
  <w15:commentEx w15:paraId="2AD282B9" w15:done="0"/>
  <w15:commentEx w15:paraId="00AB0264" w15:done="0"/>
  <w15:commentEx w15:paraId="40B8A533" w15:done="0"/>
  <w15:commentEx w15:paraId="2AA53927" w15:paraIdParent="40B8A533" w15:done="0"/>
  <w15:commentEx w15:paraId="69B035FE" w15:done="0"/>
  <w15:commentEx w15:paraId="03D32B44" w15:paraIdParent="69B035FE" w15:done="0"/>
  <w15:commentEx w15:paraId="1ED34217" w15:done="0"/>
  <w15:commentEx w15:paraId="76E6DAF4" w15:done="0"/>
  <w15:commentEx w15:paraId="66944F52" w15:done="0"/>
  <w15:commentEx w15:paraId="595D3EEE" w15:done="0"/>
  <w15:commentEx w15:paraId="77F9A384" w15:paraIdParent="595D3EEE" w15:done="0"/>
  <w15:commentEx w15:paraId="745CE5D8" w15:done="0"/>
  <w15:commentEx w15:paraId="4F75688D" w15:done="0"/>
  <w15:commentEx w15:paraId="6AB262D4" w15:done="0"/>
  <w15:commentEx w15:paraId="41BF8706" w15:paraIdParent="6AB262D4" w15:done="0"/>
  <w15:commentEx w15:paraId="0574D680" w15:done="0"/>
  <w15:commentEx w15:paraId="4B8BEE05" w15:done="0"/>
  <w15:commentEx w15:paraId="71154FD3" w15:done="0"/>
  <w15:commentEx w15:paraId="639A0157" w15:done="0"/>
  <w15:commentEx w15:paraId="215C2436" w15:paraIdParent="639A0157" w15:done="0"/>
  <w15:commentEx w15:paraId="69F9FA5A" w15:paraIdParent="639A0157" w15:done="0"/>
  <w15:commentEx w15:paraId="42B4FB3F" w15:done="0"/>
  <w15:commentEx w15:paraId="29848290" w15:paraIdParent="42B4FB3F" w15:done="0"/>
  <w15:commentEx w15:paraId="278E8EE4" w15:paraIdParent="42B4FB3F" w15:done="0"/>
  <w15:commentEx w15:paraId="4C37F91D" w15:done="0"/>
  <w15:commentEx w15:paraId="462A54F0" w15:done="0"/>
  <w15:commentEx w15:paraId="269310E0" w15:done="0"/>
  <w15:commentEx w15:paraId="652D9D22" w15:done="0"/>
  <w15:commentEx w15:paraId="29EF9C6E" w15:paraIdParent="652D9D22" w15:done="0"/>
  <w15:commentEx w15:paraId="1DB9A2E3" w15:done="0"/>
  <w15:commentEx w15:paraId="3AA835B4" w15:done="0"/>
  <w15:commentEx w15:paraId="23E45826" w15:paraIdParent="3AA835B4" w15:done="0"/>
  <w15:commentEx w15:paraId="4993CF2A" w15:done="0"/>
  <w15:commentEx w15:paraId="5CB3E551" w15:paraIdParent="4993CF2A" w15:done="0"/>
  <w15:commentEx w15:paraId="4836584F" w15:done="0"/>
  <w15:commentEx w15:paraId="712E3365" w15:done="0"/>
  <w15:commentEx w15:paraId="4A83DF7E" w15:done="0"/>
  <w15:commentEx w15:paraId="649D0828" w15:done="0"/>
  <w15:commentEx w15:paraId="4021D2FE" w15:done="0"/>
  <w15:commentEx w15:paraId="700CE0B1" w15:paraIdParent="4021D2FE" w15:done="0"/>
  <w15:commentEx w15:paraId="494F4DFA" w15:done="0"/>
  <w15:commentEx w15:paraId="569481E8" w15:done="0"/>
  <w15:commentEx w15:paraId="4A228297" w15:done="0"/>
  <w15:commentEx w15:paraId="07E0EC6B" w15:done="0"/>
  <w15:commentEx w15:paraId="69D8BB03" w15:done="0"/>
  <w15:commentEx w15:paraId="57F6724B" w15:done="0"/>
  <w15:commentEx w15:paraId="58354BF6" w15:done="0"/>
  <w15:commentEx w15:paraId="47A2FADA" w15:done="0"/>
  <w15:commentEx w15:paraId="1EDEAEAF" w15:done="0"/>
  <w15:commentEx w15:paraId="0651C36F" w15:paraIdParent="1EDEAEAF" w15:done="0"/>
  <w15:commentEx w15:paraId="5FB3A4CE" w15:done="0"/>
  <w15:commentEx w15:paraId="22362073" w15:done="0"/>
  <w15:commentEx w15:paraId="2E01A327" w15:done="0"/>
  <w15:commentEx w15:paraId="664AC4BE" w15:paraIdParent="2E01A327" w15:done="0"/>
  <w15:commentEx w15:paraId="76D067C7" w15:done="0"/>
  <w15:commentEx w15:paraId="40C0001F" w15:done="0"/>
  <w15:commentEx w15:paraId="41B33990" w15:done="0"/>
  <w15:commentEx w15:paraId="226D5479" w15:done="0"/>
  <w15:commentEx w15:paraId="3A5A61A0" w15:done="0"/>
  <w15:commentEx w15:paraId="30B2B3D2" w15:paraIdParent="3A5A61A0" w15:done="0"/>
  <w15:commentEx w15:paraId="5DBC742B" w15:done="0"/>
  <w15:commentEx w15:paraId="21C18E42" w15:done="0"/>
  <w15:commentEx w15:paraId="7D96AF4F" w15:done="0"/>
  <w15:commentEx w15:paraId="197B3E64" w15:done="0"/>
  <w15:commentEx w15:paraId="22AD7B51" w15:done="0"/>
  <w15:commentEx w15:paraId="7460964F" w15:done="0"/>
  <w15:commentEx w15:paraId="61490A90" w15:done="0"/>
  <w15:commentEx w15:paraId="4EADE9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524633" w16cid:durableId="21FB9681"/>
  <w16cid:commentId w16cid:paraId="27D12C9C" w16cid:durableId="21FB9682"/>
  <w16cid:commentId w16cid:paraId="1EA92A4D" w16cid:durableId="21FB9683"/>
  <w16cid:commentId w16cid:paraId="170F55F1" w16cid:durableId="21FB9684"/>
  <w16cid:commentId w16cid:paraId="582B5787" w16cid:durableId="21FB9685"/>
  <w16cid:commentId w16cid:paraId="00F3DA29" w16cid:durableId="21FB9686"/>
  <w16cid:commentId w16cid:paraId="6A254822" w16cid:durableId="21FB9687"/>
  <w16cid:commentId w16cid:paraId="55486974" w16cid:durableId="21FB9688"/>
  <w16cid:commentId w16cid:paraId="3F446C82" w16cid:durableId="21FB9689"/>
  <w16cid:commentId w16cid:paraId="7F0DDCE1" w16cid:durableId="21FB968A"/>
  <w16cid:commentId w16cid:paraId="6048116E" w16cid:durableId="21FB968B"/>
  <w16cid:commentId w16cid:paraId="7CBBAA6C" w16cid:durableId="21FB968C"/>
  <w16cid:commentId w16cid:paraId="005902B8" w16cid:durableId="21FB968D"/>
  <w16cid:commentId w16cid:paraId="217FC9A2" w16cid:durableId="21FB968E"/>
  <w16cid:commentId w16cid:paraId="47DC888E" w16cid:durableId="21FB968F"/>
  <w16cid:commentId w16cid:paraId="3EA6D804" w16cid:durableId="21FB9690"/>
  <w16cid:commentId w16cid:paraId="48BB7D5D" w16cid:durableId="21FB9691"/>
  <w16cid:commentId w16cid:paraId="18D34884" w16cid:durableId="21FB9692"/>
  <w16cid:commentId w16cid:paraId="5BC54402" w16cid:durableId="21FB9693"/>
  <w16cid:commentId w16cid:paraId="52877802" w16cid:durableId="21FB9694"/>
  <w16cid:commentId w16cid:paraId="6E2B7F9C" w16cid:durableId="21FB9695"/>
  <w16cid:commentId w16cid:paraId="337E88D5" w16cid:durableId="21FB9696"/>
  <w16cid:commentId w16cid:paraId="658C18E0" w16cid:durableId="21FB9697"/>
  <w16cid:commentId w16cid:paraId="263C31B8" w16cid:durableId="21FB9698"/>
  <w16cid:commentId w16cid:paraId="3CDDEA9D" w16cid:durableId="21FB9699"/>
  <w16cid:commentId w16cid:paraId="528EC24C" w16cid:durableId="21FB969A"/>
  <w16cid:commentId w16cid:paraId="157C9A0C" w16cid:durableId="21FB969B"/>
  <w16cid:commentId w16cid:paraId="04B553F6" w16cid:durableId="21FB969C"/>
  <w16cid:commentId w16cid:paraId="1A7550A7" w16cid:durableId="21FB969D"/>
  <w16cid:commentId w16cid:paraId="71B611A8" w16cid:durableId="21FB969E"/>
  <w16cid:commentId w16cid:paraId="7315F7B0" w16cid:durableId="21FB969F"/>
  <w16cid:commentId w16cid:paraId="4C0EF50C" w16cid:durableId="21FB96A0"/>
  <w16cid:commentId w16cid:paraId="2E9273F5" w16cid:durableId="21FB96A1"/>
  <w16cid:commentId w16cid:paraId="49A37677" w16cid:durableId="21FB96A2"/>
  <w16cid:commentId w16cid:paraId="27B564B3" w16cid:durableId="21FB96A3"/>
  <w16cid:commentId w16cid:paraId="789D7BEF" w16cid:durableId="21FB96A4"/>
  <w16cid:commentId w16cid:paraId="7E7DA668" w16cid:durableId="21FB96A5"/>
  <w16cid:commentId w16cid:paraId="080D5095" w16cid:durableId="21FB96A6"/>
  <w16cid:commentId w16cid:paraId="0882532C" w16cid:durableId="21FB96A7"/>
  <w16cid:commentId w16cid:paraId="56DCFBE7" w16cid:durableId="21FB96A8"/>
  <w16cid:commentId w16cid:paraId="4E37DDF8" w16cid:durableId="21FB96A9"/>
  <w16cid:commentId w16cid:paraId="4C6EDAE8" w16cid:durableId="21FB96AA"/>
  <w16cid:commentId w16cid:paraId="6577C3C5" w16cid:durableId="21FB96AB"/>
  <w16cid:commentId w16cid:paraId="584EEF13" w16cid:durableId="21FB96AC"/>
  <w16cid:commentId w16cid:paraId="67368EF5" w16cid:durableId="21FB96AD"/>
  <w16cid:commentId w16cid:paraId="33172BCA" w16cid:durableId="21FB96AE"/>
  <w16cid:commentId w16cid:paraId="6EA6D46D" w16cid:durableId="21FB96AF"/>
  <w16cid:commentId w16cid:paraId="243FA9F5" w16cid:durableId="21FB96B0"/>
  <w16cid:commentId w16cid:paraId="6F0982CC" w16cid:durableId="21FB96B1"/>
  <w16cid:commentId w16cid:paraId="1044DD63" w16cid:durableId="21FB96B2"/>
  <w16cid:commentId w16cid:paraId="6A79AD73" w16cid:durableId="21FB96B3"/>
  <w16cid:commentId w16cid:paraId="62588602" w16cid:durableId="21FB96B4"/>
  <w16cid:commentId w16cid:paraId="7F023A48" w16cid:durableId="21FB96B5"/>
  <w16cid:commentId w16cid:paraId="2A62BA1B" w16cid:durableId="21FB96B6"/>
  <w16cid:commentId w16cid:paraId="53D9FCAC" w16cid:durableId="21FB96B7"/>
  <w16cid:commentId w16cid:paraId="7998F10B" w16cid:durableId="21FBF31C"/>
  <w16cid:commentId w16cid:paraId="2B2AD544" w16cid:durableId="21FB96B8"/>
  <w16cid:commentId w16cid:paraId="683B4620" w16cid:durableId="21FBF33D"/>
  <w16cid:commentId w16cid:paraId="48867E0E" w16cid:durableId="21FB96B9"/>
  <w16cid:commentId w16cid:paraId="24AC225C" w16cid:durableId="21FB96BA"/>
  <w16cid:commentId w16cid:paraId="303DCBCB" w16cid:durableId="21FB96BB"/>
  <w16cid:commentId w16cid:paraId="7841F800" w16cid:durableId="21FB96BC"/>
  <w16cid:commentId w16cid:paraId="6211C6A6" w16cid:durableId="21FB96BD"/>
  <w16cid:commentId w16cid:paraId="47CEBF06" w16cid:durableId="21FB96BE"/>
  <w16cid:commentId w16cid:paraId="132A34F5" w16cid:durableId="21FB96BF"/>
  <w16cid:commentId w16cid:paraId="668810C8" w16cid:durableId="21FB96C0"/>
  <w16cid:commentId w16cid:paraId="4C312F81" w16cid:durableId="21FB96C1"/>
  <w16cid:commentId w16cid:paraId="285CD948" w16cid:durableId="21FB96C2"/>
  <w16cid:commentId w16cid:paraId="67C605E1" w16cid:durableId="21FB96C3"/>
  <w16cid:commentId w16cid:paraId="4A982618" w16cid:durableId="21FBCE3E"/>
  <w16cid:commentId w16cid:paraId="702B5E40" w16cid:durableId="21FB96C4"/>
  <w16cid:commentId w16cid:paraId="6B2A315F" w16cid:durableId="21FB96C5"/>
  <w16cid:commentId w16cid:paraId="0F5F805A" w16cid:durableId="21FB96C6"/>
  <w16cid:commentId w16cid:paraId="46DC58AA" w16cid:durableId="21FB96C7"/>
  <w16cid:commentId w16cid:paraId="1389330C" w16cid:durableId="21FB96C8"/>
  <w16cid:commentId w16cid:paraId="67E96A35" w16cid:durableId="21FB96C9"/>
  <w16cid:commentId w16cid:paraId="354870F3" w16cid:durableId="21FB96CA"/>
  <w16cid:commentId w16cid:paraId="4AB563B9" w16cid:durableId="21FB96CB"/>
  <w16cid:commentId w16cid:paraId="6119D890" w16cid:durableId="21FB96CC"/>
  <w16cid:commentId w16cid:paraId="23D0FEE3" w16cid:durableId="21FB96CD"/>
  <w16cid:commentId w16cid:paraId="6A07C805" w16cid:durableId="21FBD546"/>
  <w16cid:commentId w16cid:paraId="720D889A" w16cid:durableId="21FB96CE"/>
  <w16cid:commentId w16cid:paraId="51C329DE" w16cid:durableId="21FB96CF"/>
  <w16cid:commentId w16cid:paraId="472A13BF" w16cid:durableId="21FB96D0"/>
  <w16cid:commentId w16cid:paraId="0DF29577" w16cid:durableId="21FB96D1"/>
  <w16cid:commentId w16cid:paraId="735D17BA" w16cid:durableId="21FB96D2"/>
  <w16cid:commentId w16cid:paraId="6A29E5C9" w16cid:durableId="21FBD105"/>
  <w16cid:commentId w16cid:paraId="291730FF" w16cid:durableId="21FB96D3"/>
  <w16cid:commentId w16cid:paraId="2E70C982" w16cid:durableId="21FB96D4"/>
  <w16cid:commentId w16cid:paraId="31D52F38" w16cid:durableId="21FB96D5"/>
  <w16cid:commentId w16cid:paraId="3764AF7D" w16cid:durableId="21FBD362"/>
  <w16cid:commentId w16cid:paraId="19E2B8CC" w16cid:durableId="21FB96D6"/>
  <w16cid:commentId w16cid:paraId="59E6746A" w16cid:durableId="21FB96D7"/>
  <w16cid:commentId w16cid:paraId="7BC7B097" w16cid:durableId="21FB96D8"/>
  <w16cid:commentId w16cid:paraId="5BDC43A7" w16cid:durableId="21FBD443"/>
  <w16cid:commentId w16cid:paraId="678C744B" w16cid:durableId="21FB96D9"/>
  <w16cid:commentId w16cid:paraId="11D5E9D7" w16cid:durableId="21FBF518"/>
  <w16cid:commentId w16cid:paraId="797BC942" w16cid:durableId="21FB96DA"/>
  <w16cid:commentId w16cid:paraId="1CE4D4BA" w16cid:durableId="21FB96DB"/>
  <w16cid:commentId w16cid:paraId="50DDF269" w16cid:durableId="21FBD793"/>
  <w16cid:commentId w16cid:paraId="6AC4E2EE" w16cid:durableId="21FB96DC"/>
  <w16cid:commentId w16cid:paraId="1FA7107B" w16cid:durableId="21FBF522"/>
  <w16cid:commentId w16cid:paraId="2AD282B9" w16cid:durableId="21FB96DD"/>
  <w16cid:commentId w16cid:paraId="00AB0264" w16cid:durableId="21FB96DE"/>
  <w16cid:commentId w16cid:paraId="40B8A533" w16cid:durableId="21FB96DF"/>
  <w16cid:commentId w16cid:paraId="2AA53927" w16cid:durableId="21FBD93B"/>
  <w16cid:commentId w16cid:paraId="69B035FE" w16cid:durableId="21FB96E0"/>
  <w16cid:commentId w16cid:paraId="03D32B44" w16cid:durableId="21FBF5DE"/>
  <w16cid:commentId w16cid:paraId="1ED34217" w16cid:durableId="21FB96E1"/>
  <w16cid:commentId w16cid:paraId="76E6DAF4" w16cid:durableId="21FB96E2"/>
  <w16cid:commentId w16cid:paraId="66944F52" w16cid:durableId="21FB96E3"/>
  <w16cid:commentId w16cid:paraId="595D3EEE" w16cid:durableId="21FB96E4"/>
  <w16cid:commentId w16cid:paraId="77F9A384" w16cid:durableId="21FB96E5"/>
  <w16cid:commentId w16cid:paraId="745CE5D8" w16cid:durableId="21FB96E6"/>
  <w16cid:commentId w16cid:paraId="4F75688D" w16cid:durableId="21FB96E7"/>
  <w16cid:commentId w16cid:paraId="6AB262D4" w16cid:durableId="21FB96E8"/>
  <w16cid:commentId w16cid:paraId="41BF8706" w16cid:durableId="21FB96E9"/>
  <w16cid:commentId w16cid:paraId="0574D680" w16cid:durableId="21FB96EA"/>
  <w16cid:commentId w16cid:paraId="4B8BEE05" w16cid:durableId="21FB96EB"/>
  <w16cid:commentId w16cid:paraId="71154FD3" w16cid:durableId="21FB96EC"/>
  <w16cid:commentId w16cid:paraId="639A0157" w16cid:durableId="21FB96ED"/>
  <w16cid:commentId w16cid:paraId="215C2436" w16cid:durableId="21FB96EE"/>
  <w16cid:commentId w16cid:paraId="69F9FA5A" w16cid:durableId="21FBF603"/>
  <w16cid:commentId w16cid:paraId="42B4FB3F" w16cid:durableId="21FB96EF"/>
  <w16cid:commentId w16cid:paraId="29848290" w16cid:durableId="21FB96F0"/>
  <w16cid:commentId w16cid:paraId="278E8EE4" w16cid:durableId="21FBEF66"/>
  <w16cid:commentId w16cid:paraId="4C37F91D" w16cid:durableId="21FB96F1"/>
  <w16cid:commentId w16cid:paraId="462A54F0" w16cid:durableId="21FB96F2"/>
  <w16cid:commentId w16cid:paraId="269310E0" w16cid:durableId="21FB96F3"/>
  <w16cid:commentId w16cid:paraId="652D9D22" w16cid:durableId="21FB96F4"/>
  <w16cid:commentId w16cid:paraId="29EF9C6E" w16cid:durableId="21FB96F5"/>
  <w16cid:commentId w16cid:paraId="1DB9A2E3" w16cid:durableId="21FB96F6"/>
  <w16cid:commentId w16cid:paraId="3AA835B4" w16cid:durableId="21FB96F7"/>
  <w16cid:commentId w16cid:paraId="23E45826" w16cid:durableId="21FB96F8"/>
  <w16cid:commentId w16cid:paraId="4993CF2A" w16cid:durableId="21FB96F9"/>
  <w16cid:commentId w16cid:paraId="5CB3E551" w16cid:durableId="21FB96FA"/>
  <w16cid:commentId w16cid:paraId="4836584F" w16cid:durableId="21FB96FB"/>
  <w16cid:commentId w16cid:paraId="712E3365" w16cid:durableId="21FB96FC"/>
  <w16cid:commentId w16cid:paraId="4A83DF7E" w16cid:durableId="21FB96FD"/>
  <w16cid:commentId w16cid:paraId="649D0828" w16cid:durableId="21FB96FE"/>
  <w16cid:commentId w16cid:paraId="4021D2FE" w16cid:durableId="21FB96FF"/>
  <w16cid:commentId w16cid:paraId="700CE0B1" w16cid:durableId="21FB9700"/>
  <w16cid:commentId w16cid:paraId="494F4DFA" w16cid:durableId="21FB9701"/>
  <w16cid:commentId w16cid:paraId="569481E8" w16cid:durableId="21FB9702"/>
  <w16cid:commentId w16cid:paraId="4A228297" w16cid:durableId="21FB9703"/>
  <w16cid:commentId w16cid:paraId="07E0EC6B" w16cid:durableId="21FB9704"/>
  <w16cid:commentId w16cid:paraId="69D8BB03" w16cid:durableId="21FB9705"/>
  <w16cid:commentId w16cid:paraId="57F6724B" w16cid:durableId="21FB9706"/>
  <w16cid:commentId w16cid:paraId="58354BF6" w16cid:durableId="21FB9707"/>
  <w16cid:commentId w16cid:paraId="47A2FADA" w16cid:durableId="21FB9708"/>
  <w16cid:commentId w16cid:paraId="1EDEAEAF" w16cid:durableId="21FB9709"/>
  <w16cid:commentId w16cid:paraId="0651C36F" w16cid:durableId="21FB970A"/>
  <w16cid:commentId w16cid:paraId="5FB3A4CE" w16cid:durableId="21FB970B"/>
  <w16cid:commentId w16cid:paraId="22362073" w16cid:durableId="21FB970C"/>
  <w16cid:commentId w16cid:paraId="2E01A327" w16cid:durableId="21FB970D"/>
  <w16cid:commentId w16cid:paraId="664AC4BE" w16cid:durableId="21FB970E"/>
  <w16cid:commentId w16cid:paraId="76D067C7" w16cid:durableId="21FB970F"/>
  <w16cid:commentId w16cid:paraId="40C0001F" w16cid:durableId="21FB9710"/>
  <w16cid:commentId w16cid:paraId="41B33990" w16cid:durableId="21FB9711"/>
  <w16cid:commentId w16cid:paraId="226D5479" w16cid:durableId="21FB9712"/>
  <w16cid:commentId w16cid:paraId="3A5A61A0" w16cid:durableId="21FB9713"/>
  <w16cid:commentId w16cid:paraId="30B2B3D2" w16cid:durableId="21FB9714"/>
  <w16cid:commentId w16cid:paraId="5DBC742B" w16cid:durableId="21FB9715"/>
  <w16cid:commentId w16cid:paraId="21C18E42" w16cid:durableId="21FB9716"/>
  <w16cid:commentId w16cid:paraId="7D96AF4F" w16cid:durableId="21FB9717"/>
  <w16cid:commentId w16cid:paraId="197B3E64" w16cid:durableId="21FB9718"/>
  <w16cid:commentId w16cid:paraId="22AD7B51" w16cid:durableId="21FB9719"/>
  <w16cid:commentId w16cid:paraId="7460964F" w16cid:durableId="21FB971A"/>
  <w16cid:commentId w16cid:paraId="61490A90" w16cid:durableId="21FB971B"/>
  <w16cid:commentId w16cid:paraId="4EADE9B5" w16cid:durableId="21FB97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E05B5" w14:textId="77777777" w:rsidR="00A41BCA" w:rsidRDefault="00A41BCA" w:rsidP="00926F04">
      <w:pPr>
        <w:spacing w:after="0" w:line="240" w:lineRule="auto"/>
      </w:pPr>
      <w:r>
        <w:separator/>
      </w:r>
    </w:p>
  </w:endnote>
  <w:endnote w:type="continuationSeparator" w:id="0">
    <w:p w14:paraId="5CDDAC08" w14:textId="77777777" w:rsidR="00A41BCA" w:rsidRDefault="00A41BCA" w:rsidP="00926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NeueLTStd-MdIt">
    <w:panose1 w:val="020B0604020202020204"/>
    <w:charset w:val="00"/>
    <w:family w:val="auto"/>
    <w:notTrueType/>
    <w:pitch w:val="default"/>
    <w:sig w:usb0="00000003" w:usb1="00000000" w:usb2="00000000" w:usb3="00000000" w:csb0="00000001" w:csb1="00000000"/>
  </w:font>
  <w:font w:name="Wingdings 2">
    <w:panose1 w:val="05020102010507070707"/>
    <w:charset w:val="02"/>
    <w:family w:val="decorative"/>
    <w:pitch w:val="variable"/>
    <w:sig w:usb0="00000000" w:usb1="10000000" w:usb2="00000000" w:usb3="00000000" w:csb0="80000000" w:csb1="00000000"/>
  </w:font>
  <w:font w:name="AdvTTf27234c6">
    <w:altName w:val="Arial Unicode MS"/>
    <w:panose1 w:val="020B0604020202020204"/>
    <w:charset w:val="88"/>
    <w:family w:val="auto"/>
    <w:notTrueType/>
    <w:pitch w:val="default"/>
    <w:sig w:usb0="00000001" w:usb1="08080000" w:usb2="00000010" w:usb3="00000000" w:csb0="00100000" w:csb1="00000000"/>
  </w:font>
  <w:font w:name="AdvOT596495f2+20">
    <w:altName w:val="Arial Unicode MS"/>
    <w:panose1 w:val="020B0604020202020204"/>
    <w:charset w:val="80"/>
    <w:family w:val="auto"/>
    <w:notTrueType/>
    <w:pitch w:val="default"/>
    <w:sig w:usb0="00000003" w:usb1="08070000" w:usb2="00000010" w:usb3="00000000" w:csb0="00020001" w:csb1="00000000"/>
  </w:font>
  <w:font w:name="Source Sans Pro">
    <w:altName w:val="Cambria Math"/>
    <w:panose1 w:val="020B0604020202020204"/>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D63A2" w14:textId="77777777" w:rsidR="00905877" w:rsidRDefault="00905877">
    <w:pPr>
      <w:pStyle w:val="Footer"/>
      <w:jc w:val="center"/>
    </w:pPr>
  </w:p>
  <w:p w14:paraId="6B641D9C" w14:textId="77777777" w:rsidR="00905877" w:rsidRDefault="00905877" w:rsidP="00BB1066">
    <w:pPr>
      <w:pStyle w:val="Footer"/>
    </w:pPr>
  </w:p>
  <w:p w14:paraId="7AD0C8C1" w14:textId="77777777" w:rsidR="00905877" w:rsidRDefault="00905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6E5F6" w14:textId="77777777" w:rsidR="00A41BCA" w:rsidRDefault="00A41BCA" w:rsidP="00926F04">
      <w:pPr>
        <w:spacing w:after="0" w:line="240" w:lineRule="auto"/>
      </w:pPr>
      <w:r>
        <w:separator/>
      </w:r>
    </w:p>
  </w:footnote>
  <w:footnote w:type="continuationSeparator" w:id="0">
    <w:p w14:paraId="5A8123C1" w14:textId="77777777" w:rsidR="00A41BCA" w:rsidRDefault="00A41BCA" w:rsidP="00926F04">
      <w:pPr>
        <w:spacing w:after="0" w:line="240" w:lineRule="auto"/>
      </w:pPr>
      <w:r>
        <w:continuationSeparator/>
      </w:r>
    </w:p>
  </w:footnote>
  <w:footnote w:id="1">
    <w:p w14:paraId="5C229C61" w14:textId="0248B8C3" w:rsidR="00905877" w:rsidRPr="0035385A" w:rsidRDefault="00905877" w:rsidP="009B7ECA">
      <w:pPr>
        <w:spacing w:after="0" w:line="480" w:lineRule="auto"/>
        <w:rPr>
          <w:szCs w:val="24"/>
        </w:rPr>
      </w:pPr>
      <w:r w:rsidRPr="002B3F5D">
        <w:rPr>
          <w:rStyle w:val="FootnoteReference"/>
        </w:rPr>
        <w:t>*</w:t>
      </w:r>
      <w:r w:rsidRPr="00F32C14">
        <w:rPr>
          <w:sz w:val="20"/>
          <w:szCs w:val="20"/>
        </w:rPr>
        <w:t>Correspond</w:t>
      </w:r>
      <w:r>
        <w:rPr>
          <w:sz w:val="20"/>
          <w:szCs w:val="20"/>
        </w:rPr>
        <w:t xml:space="preserve">ing author: Jennifer Appoo </w:t>
      </w:r>
      <w:r w:rsidRPr="00E07D7E">
        <w:rPr>
          <w:sz w:val="20"/>
          <w:szCs w:val="20"/>
        </w:rPr>
        <w:t>jcappoo@hotmail.com</w:t>
      </w:r>
      <w:r w:rsidRPr="00F32C14">
        <w:rPr>
          <w:rStyle w:val="Hyperlink"/>
          <w:color w:val="auto"/>
          <w:sz w:val="20"/>
          <w:szCs w:val="20"/>
        </w:rPr>
        <w:t xml:space="preserve">; </w:t>
      </w:r>
      <w:r w:rsidRPr="00C76175">
        <w:rPr>
          <w:rFonts w:ascii="HelveticaNeueLTStd-MdIt" w:hAnsi="HelveticaNeueLTStd-MdIt" w:cs="HelveticaNeueLTStd-MdIt"/>
          <w:sz w:val="22"/>
          <w:vertAlign w:val="superscript"/>
          <w:lang w:eastAsia="en-GB"/>
        </w:rPr>
        <w:sym w:font="Wingdings 2" w:char="F085"/>
      </w:r>
      <w:r w:rsidRPr="00F32C14">
        <w:rPr>
          <w:sz w:val="20"/>
          <w:szCs w:val="20"/>
        </w:rPr>
        <w:t>These authors contributed equally to the work.</w:t>
      </w:r>
      <w:r w:rsidRPr="00F32C14">
        <w:rPr>
          <w:i/>
          <w:sz w:val="20"/>
          <w:szCs w:val="20"/>
        </w:rPr>
        <w:t xml:space="preserve"> </w:t>
      </w:r>
    </w:p>
    <w:p w14:paraId="36D614FF" w14:textId="77777777" w:rsidR="00905877" w:rsidRDefault="00905877" w:rsidP="009B7ECA">
      <w:pPr>
        <w:spacing w:after="0" w:line="48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BA7C6" w14:textId="44EA5A69" w:rsidR="00905877" w:rsidRPr="003132BD" w:rsidRDefault="00905877" w:rsidP="00EB5BE8">
    <w:pPr>
      <w:pStyle w:val="Header"/>
      <w:jc w:val="right"/>
    </w:pPr>
    <w:r>
      <w:fldChar w:fldCharType="begin"/>
    </w:r>
    <w:r>
      <w:instrText xml:space="preserve"> PAGE  \* Arabic  \* MERGEFORMAT </w:instrText>
    </w:r>
    <w:r>
      <w:fldChar w:fldCharType="separate"/>
    </w:r>
    <w:r>
      <w:rPr>
        <w:noProof/>
      </w:rPr>
      <w:t>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69A05" w14:textId="77777777" w:rsidR="00905877" w:rsidRPr="0097236A" w:rsidRDefault="00905877">
    <w:pPr>
      <w:pStyle w:val="Header"/>
      <w:rPr>
        <w:lang w:val="fr-FR"/>
      </w:rPr>
    </w:pPr>
    <w:r w:rsidRPr="0097236A">
      <w:rPr>
        <w:lang w:val="fr-FR"/>
      </w:rPr>
      <w:t xml:space="preserve">APPOO, J., CAGUA, F., VAN DE CROMMENACKER, J., </w:t>
    </w:r>
    <w:r w:rsidRPr="0097236A">
      <w:rPr>
        <w:i/>
        <w:lang w:val="fr-FR"/>
      </w:rPr>
      <w:t>et al.,</w:t>
    </w:r>
    <w:r w:rsidRPr="0097236A">
      <w:rPr>
        <w:lang w:val="fr-FR"/>
      </w:rPr>
      <w:t xml:space="preserve">, COCONUT CRABS ON ALDABRA ATOLL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B01F6"/>
    <w:multiLevelType w:val="hybridMultilevel"/>
    <w:tmpl w:val="E2709552"/>
    <w:lvl w:ilvl="0" w:tplc="26944A46">
      <w:start w:val="1"/>
      <w:numFmt w:val="lowerRoman"/>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15:restartNumberingAfterBreak="0">
    <w:nsid w:val="214168DE"/>
    <w:multiLevelType w:val="multilevel"/>
    <w:tmpl w:val="9A16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9305D"/>
    <w:multiLevelType w:val="multilevel"/>
    <w:tmpl w:val="C1EC0A0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2433787F"/>
    <w:multiLevelType w:val="hybridMultilevel"/>
    <w:tmpl w:val="52B68606"/>
    <w:lvl w:ilvl="0" w:tplc="CEBEECF6">
      <w:numFmt w:val="bullet"/>
      <w:lvlText w:val=""/>
      <w:lvlJc w:val="left"/>
      <w:pPr>
        <w:ind w:left="720" w:hanging="360"/>
      </w:pPr>
      <w:rPr>
        <w:rFonts w:ascii="Symbol" w:eastAsia="Times New Roman"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E61135"/>
    <w:multiLevelType w:val="multilevel"/>
    <w:tmpl w:val="83EEA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0941D0"/>
    <w:multiLevelType w:val="hybridMultilevel"/>
    <w:tmpl w:val="F842C3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971937"/>
    <w:multiLevelType w:val="hybridMultilevel"/>
    <w:tmpl w:val="37A413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0AA0DF1"/>
    <w:multiLevelType w:val="hybridMultilevel"/>
    <w:tmpl w:val="A5BCB1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44C236D"/>
    <w:multiLevelType w:val="hybridMultilevel"/>
    <w:tmpl w:val="0F2A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027B66"/>
    <w:multiLevelType w:val="hybridMultilevel"/>
    <w:tmpl w:val="E2709552"/>
    <w:lvl w:ilvl="0" w:tplc="26944A46">
      <w:start w:val="1"/>
      <w:numFmt w:val="lowerRoman"/>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 w15:restartNumberingAfterBreak="0">
    <w:nsid w:val="621F124B"/>
    <w:multiLevelType w:val="hybridMultilevel"/>
    <w:tmpl w:val="2B0A96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8B1447"/>
    <w:multiLevelType w:val="multilevel"/>
    <w:tmpl w:val="365A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E112B0"/>
    <w:multiLevelType w:val="hybridMultilevel"/>
    <w:tmpl w:val="E2709552"/>
    <w:lvl w:ilvl="0" w:tplc="26944A46">
      <w:start w:val="1"/>
      <w:numFmt w:val="lowerRoman"/>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num w:numId="1">
    <w:abstractNumId w:val="2"/>
  </w:num>
  <w:num w:numId="2">
    <w:abstractNumId w:val="8"/>
  </w:num>
  <w:num w:numId="3">
    <w:abstractNumId w:val="9"/>
  </w:num>
  <w:num w:numId="4">
    <w:abstractNumId w:val="12"/>
  </w:num>
  <w:num w:numId="5">
    <w:abstractNumId w:val="0"/>
  </w:num>
  <w:num w:numId="6">
    <w:abstractNumId w:val="3"/>
  </w:num>
  <w:num w:numId="7">
    <w:abstractNumId w:val="11"/>
  </w:num>
  <w:num w:numId="8">
    <w:abstractNumId w:val="4"/>
  </w:num>
  <w:num w:numId="9">
    <w:abstractNumId w:val="1"/>
  </w:num>
  <w:num w:numId="10">
    <w:abstractNumId w:val="5"/>
  </w:num>
  <w:num w:numId="11">
    <w:abstractNumId w:val="6"/>
  </w:num>
  <w:num w:numId="12">
    <w:abstractNumId w:val="10"/>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nnifer Appoo">
    <w15:presenceInfo w15:providerId="None" w15:userId="Jennifer Appoo"/>
  </w15:person>
  <w15:person w15:author="Haupt, Philip (NE)">
    <w15:presenceInfo w15:providerId="AD" w15:userId="S-1-5-21-2460336825-3585246265-3150112067-220341"/>
  </w15:person>
  <w15:person w15:author="Pistorius, Pierre (Summerstrand Campus South)">
    <w15:presenceInfo w15:providerId="AD" w15:userId="S-1-5-21-318533408-2169009012-3869401354-170645"/>
  </w15:person>
  <w15:person w15:author="Naomi Doak, PhD">
    <w15:presenceInfo w15:providerId="AD" w15:userId="S::naomi.doak@royalfoundation.com::b243fdc2-1624-4930-8218-a3b41a6e709f"/>
  </w15:person>
  <w15:person w15:author="Heather Richards">
    <w15:presenceInfo w15:providerId="AD" w15:userId="S::Heather.Richards@rspb.org.uk::2251c20e-5e2c-4e80-8c37-75a42268e685"/>
  </w15:person>
  <w15:person w15:author="Fernando Cagua">
    <w15:presenceInfo w15:providerId="AD" w15:userId="S::efc29@uclive.ac.nz::621000bd-322e-4102-8fb0-316b9f47abce"/>
  </w15:person>
  <w15:person w15:author="Frances Taylor">
    <w15:presenceInfo w15:providerId="Windows Live" w15:userId="669fa3840ede8e58"/>
  </w15:person>
  <w15:person w15:author="April Burt">
    <w15:presenceInfo w15:providerId="AD" w15:userId="S-1-5-21-772776664-3761565080-2781265231-42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pt-BR" w:vendorID="64" w:dllVersion="4096" w:nlCheck="1" w:checkStyle="0"/>
  <w:activeWritingStyle w:appName="MSWord" w:lang="fr-FR" w:vendorID="64" w:dllVersion="4096" w:nlCheck="1" w:checkStyle="0"/>
  <w:trackRevisions/>
  <w:defaultTabStop w:val="720"/>
  <w:hyphenationZone w:val="425"/>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077"/>
    <w:rsid w:val="000001AA"/>
    <w:rsid w:val="000009A1"/>
    <w:rsid w:val="0000136F"/>
    <w:rsid w:val="000032F3"/>
    <w:rsid w:val="000035F5"/>
    <w:rsid w:val="000039DD"/>
    <w:rsid w:val="00003C76"/>
    <w:rsid w:val="00003FE4"/>
    <w:rsid w:val="000044FD"/>
    <w:rsid w:val="0000482B"/>
    <w:rsid w:val="00004C5A"/>
    <w:rsid w:val="00005274"/>
    <w:rsid w:val="00005D14"/>
    <w:rsid w:val="00006484"/>
    <w:rsid w:val="00007804"/>
    <w:rsid w:val="00007B95"/>
    <w:rsid w:val="0001040E"/>
    <w:rsid w:val="000114B8"/>
    <w:rsid w:val="00011850"/>
    <w:rsid w:val="00011958"/>
    <w:rsid w:val="00011E53"/>
    <w:rsid w:val="00012B3F"/>
    <w:rsid w:val="00012C8B"/>
    <w:rsid w:val="00013B08"/>
    <w:rsid w:val="00013BCD"/>
    <w:rsid w:val="0001435E"/>
    <w:rsid w:val="00014D5C"/>
    <w:rsid w:val="00015C40"/>
    <w:rsid w:val="00015CE0"/>
    <w:rsid w:val="00017A7C"/>
    <w:rsid w:val="00017FBB"/>
    <w:rsid w:val="000203D9"/>
    <w:rsid w:val="000204FF"/>
    <w:rsid w:val="0002167C"/>
    <w:rsid w:val="000219B6"/>
    <w:rsid w:val="00021F82"/>
    <w:rsid w:val="00022524"/>
    <w:rsid w:val="0002293C"/>
    <w:rsid w:val="0002367A"/>
    <w:rsid w:val="000238D1"/>
    <w:rsid w:val="00024100"/>
    <w:rsid w:val="0002456B"/>
    <w:rsid w:val="000254CE"/>
    <w:rsid w:val="00025EB3"/>
    <w:rsid w:val="00026F0E"/>
    <w:rsid w:val="00026F9A"/>
    <w:rsid w:val="000274EC"/>
    <w:rsid w:val="00027F9B"/>
    <w:rsid w:val="00027FAA"/>
    <w:rsid w:val="00030607"/>
    <w:rsid w:val="00030808"/>
    <w:rsid w:val="000313D8"/>
    <w:rsid w:val="000323DE"/>
    <w:rsid w:val="0003284F"/>
    <w:rsid w:val="000329EF"/>
    <w:rsid w:val="0003380E"/>
    <w:rsid w:val="00033C72"/>
    <w:rsid w:val="00033D42"/>
    <w:rsid w:val="00034310"/>
    <w:rsid w:val="00034971"/>
    <w:rsid w:val="00034AD4"/>
    <w:rsid w:val="00035066"/>
    <w:rsid w:val="00035A20"/>
    <w:rsid w:val="00036AC4"/>
    <w:rsid w:val="00036FD0"/>
    <w:rsid w:val="00037AA7"/>
    <w:rsid w:val="00040064"/>
    <w:rsid w:val="000409F5"/>
    <w:rsid w:val="00040A19"/>
    <w:rsid w:val="00040CE4"/>
    <w:rsid w:val="0004131F"/>
    <w:rsid w:val="00041529"/>
    <w:rsid w:val="00041612"/>
    <w:rsid w:val="00042D3D"/>
    <w:rsid w:val="00042F1D"/>
    <w:rsid w:val="0004450C"/>
    <w:rsid w:val="00044558"/>
    <w:rsid w:val="00044C0D"/>
    <w:rsid w:val="000467FF"/>
    <w:rsid w:val="00046804"/>
    <w:rsid w:val="00046A73"/>
    <w:rsid w:val="00046AFF"/>
    <w:rsid w:val="00047F86"/>
    <w:rsid w:val="00050B51"/>
    <w:rsid w:val="00050EFF"/>
    <w:rsid w:val="00051255"/>
    <w:rsid w:val="0005164A"/>
    <w:rsid w:val="000517AE"/>
    <w:rsid w:val="000517DE"/>
    <w:rsid w:val="00051A3A"/>
    <w:rsid w:val="00051B52"/>
    <w:rsid w:val="00051B7C"/>
    <w:rsid w:val="0005343B"/>
    <w:rsid w:val="000535D1"/>
    <w:rsid w:val="00053BE3"/>
    <w:rsid w:val="000542A2"/>
    <w:rsid w:val="000547B5"/>
    <w:rsid w:val="000552D0"/>
    <w:rsid w:val="000555AE"/>
    <w:rsid w:val="00055AEB"/>
    <w:rsid w:val="00056348"/>
    <w:rsid w:val="00056453"/>
    <w:rsid w:val="0005690B"/>
    <w:rsid w:val="0005736A"/>
    <w:rsid w:val="00057468"/>
    <w:rsid w:val="0005747E"/>
    <w:rsid w:val="000602E0"/>
    <w:rsid w:val="000606EF"/>
    <w:rsid w:val="0006103F"/>
    <w:rsid w:val="000613FF"/>
    <w:rsid w:val="00061789"/>
    <w:rsid w:val="0006187D"/>
    <w:rsid w:val="00062326"/>
    <w:rsid w:val="000625B5"/>
    <w:rsid w:val="000627B3"/>
    <w:rsid w:val="000628C1"/>
    <w:rsid w:val="0006320C"/>
    <w:rsid w:val="000636AD"/>
    <w:rsid w:val="00063CE2"/>
    <w:rsid w:val="00063D39"/>
    <w:rsid w:val="000643BC"/>
    <w:rsid w:val="00064FB4"/>
    <w:rsid w:val="000653AD"/>
    <w:rsid w:val="0006548B"/>
    <w:rsid w:val="000655D4"/>
    <w:rsid w:val="00065C01"/>
    <w:rsid w:val="00065F9A"/>
    <w:rsid w:val="00065FF4"/>
    <w:rsid w:val="0006757E"/>
    <w:rsid w:val="00070453"/>
    <w:rsid w:val="000706F4"/>
    <w:rsid w:val="00070D31"/>
    <w:rsid w:val="00071365"/>
    <w:rsid w:val="00071410"/>
    <w:rsid w:val="00071970"/>
    <w:rsid w:val="00071C00"/>
    <w:rsid w:val="00071F7F"/>
    <w:rsid w:val="000720D6"/>
    <w:rsid w:val="00072236"/>
    <w:rsid w:val="00072659"/>
    <w:rsid w:val="000738BF"/>
    <w:rsid w:val="00073CAC"/>
    <w:rsid w:val="0007405A"/>
    <w:rsid w:val="00075F6B"/>
    <w:rsid w:val="000771C2"/>
    <w:rsid w:val="00077637"/>
    <w:rsid w:val="000778B8"/>
    <w:rsid w:val="000807CA"/>
    <w:rsid w:val="000807E7"/>
    <w:rsid w:val="00081484"/>
    <w:rsid w:val="00082077"/>
    <w:rsid w:val="0008255F"/>
    <w:rsid w:val="000825D7"/>
    <w:rsid w:val="00082AAB"/>
    <w:rsid w:val="00082AB4"/>
    <w:rsid w:val="000831C9"/>
    <w:rsid w:val="00083808"/>
    <w:rsid w:val="00084349"/>
    <w:rsid w:val="00085F31"/>
    <w:rsid w:val="000863C9"/>
    <w:rsid w:val="00086438"/>
    <w:rsid w:val="000864E8"/>
    <w:rsid w:val="00087004"/>
    <w:rsid w:val="0008770F"/>
    <w:rsid w:val="00087864"/>
    <w:rsid w:val="000878AC"/>
    <w:rsid w:val="00087A94"/>
    <w:rsid w:val="00087D11"/>
    <w:rsid w:val="00087FCE"/>
    <w:rsid w:val="00090190"/>
    <w:rsid w:val="000902EB"/>
    <w:rsid w:val="00090B60"/>
    <w:rsid w:val="00090D66"/>
    <w:rsid w:val="000911BD"/>
    <w:rsid w:val="00091BF2"/>
    <w:rsid w:val="00091E66"/>
    <w:rsid w:val="00091F0D"/>
    <w:rsid w:val="00092210"/>
    <w:rsid w:val="00092790"/>
    <w:rsid w:val="00092940"/>
    <w:rsid w:val="00092D99"/>
    <w:rsid w:val="0009302E"/>
    <w:rsid w:val="00093310"/>
    <w:rsid w:val="0009357A"/>
    <w:rsid w:val="000937A4"/>
    <w:rsid w:val="00093843"/>
    <w:rsid w:val="000939DA"/>
    <w:rsid w:val="00093F5A"/>
    <w:rsid w:val="00094155"/>
    <w:rsid w:val="000941ED"/>
    <w:rsid w:val="00094812"/>
    <w:rsid w:val="00094BA2"/>
    <w:rsid w:val="00094F4F"/>
    <w:rsid w:val="00094FB8"/>
    <w:rsid w:val="0009539C"/>
    <w:rsid w:val="00095DD2"/>
    <w:rsid w:val="00095DF9"/>
    <w:rsid w:val="00095F93"/>
    <w:rsid w:val="000961D7"/>
    <w:rsid w:val="00096687"/>
    <w:rsid w:val="00096BDE"/>
    <w:rsid w:val="00096EA0"/>
    <w:rsid w:val="00096EFA"/>
    <w:rsid w:val="000974B9"/>
    <w:rsid w:val="0009764C"/>
    <w:rsid w:val="000A10A1"/>
    <w:rsid w:val="000A1D86"/>
    <w:rsid w:val="000A2250"/>
    <w:rsid w:val="000A36E7"/>
    <w:rsid w:val="000A3707"/>
    <w:rsid w:val="000A3B9A"/>
    <w:rsid w:val="000A4109"/>
    <w:rsid w:val="000A4CA5"/>
    <w:rsid w:val="000A4CF3"/>
    <w:rsid w:val="000A4EED"/>
    <w:rsid w:val="000A4EFA"/>
    <w:rsid w:val="000A51CD"/>
    <w:rsid w:val="000A52AA"/>
    <w:rsid w:val="000A5887"/>
    <w:rsid w:val="000A670E"/>
    <w:rsid w:val="000A75A1"/>
    <w:rsid w:val="000A7654"/>
    <w:rsid w:val="000A7BA3"/>
    <w:rsid w:val="000B146C"/>
    <w:rsid w:val="000B1884"/>
    <w:rsid w:val="000B2FD8"/>
    <w:rsid w:val="000B342D"/>
    <w:rsid w:val="000B49E5"/>
    <w:rsid w:val="000B554A"/>
    <w:rsid w:val="000B5E41"/>
    <w:rsid w:val="000B5EDE"/>
    <w:rsid w:val="000B6224"/>
    <w:rsid w:val="000B6FF3"/>
    <w:rsid w:val="000B786D"/>
    <w:rsid w:val="000C0A0A"/>
    <w:rsid w:val="000C1A47"/>
    <w:rsid w:val="000C2566"/>
    <w:rsid w:val="000C34FD"/>
    <w:rsid w:val="000C4426"/>
    <w:rsid w:val="000C4720"/>
    <w:rsid w:val="000C5456"/>
    <w:rsid w:val="000C59BB"/>
    <w:rsid w:val="000C5D2D"/>
    <w:rsid w:val="000C5E33"/>
    <w:rsid w:val="000C622A"/>
    <w:rsid w:val="000C632E"/>
    <w:rsid w:val="000C640F"/>
    <w:rsid w:val="000C77FF"/>
    <w:rsid w:val="000C79DD"/>
    <w:rsid w:val="000D10A1"/>
    <w:rsid w:val="000D1EF3"/>
    <w:rsid w:val="000D282A"/>
    <w:rsid w:val="000D2954"/>
    <w:rsid w:val="000D2A79"/>
    <w:rsid w:val="000D3050"/>
    <w:rsid w:val="000D3374"/>
    <w:rsid w:val="000D429C"/>
    <w:rsid w:val="000D4DAD"/>
    <w:rsid w:val="000D50F3"/>
    <w:rsid w:val="000D5B38"/>
    <w:rsid w:val="000D5BB1"/>
    <w:rsid w:val="000D5D4A"/>
    <w:rsid w:val="000D6096"/>
    <w:rsid w:val="000D6FB8"/>
    <w:rsid w:val="000D7125"/>
    <w:rsid w:val="000D7C19"/>
    <w:rsid w:val="000D7C21"/>
    <w:rsid w:val="000D7E6A"/>
    <w:rsid w:val="000E04CE"/>
    <w:rsid w:val="000E0695"/>
    <w:rsid w:val="000E0B43"/>
    <w:rsid w:val="000E11CB"/>
    <w:rsid w:val="000E16FF"/>
    <w:rsid w:val="000E23B6"/>
    <w:rsid w:val="000E2B36"/>
    <w:rsid w:val="000E333C"/>
    <w:rsid w:val="000E3E2C"/>
    <w:rsid w:val="000E4DB0"/>
    <w:rsid w:val="000E5CD9"/>
    <w:rsid w:val="000E6182"/>
    <w:rsid w:val="000E6EBE"/>
    <w:rsid w:val="000E7127"/>
    <w:rsid w:val="000E7277"/>
    <w:rsid w:val="000E7941"/>
    <w:rsid w:val="000F1C0F"/>
    <w:rsid w:val="000F2247"/>
    <w:rsid w:val="000F2785"/>
    <w:rsid w:val="000F29BC"/>
    <w:rsid w:val="000F31C6"/>
    <w:rsid w:val="000F35EB"/>
    <w:rsid w:val="000F3607"/>
    <w:rsid w:val="000F37B1"/>
    <w:rsid w:val="000F393A"/>
    <w:rsid w:val="000F4977"/>
    <w:rsid w:val="000F5170"/>
    <w:rsid w:val="000F5228"/>
    <w:rsid w:val="000F553C"/>
    <w:rsid w:val="000F5F69"/>
    <w:rsid w:val="000F627A"/>
    <w:rsid w:val="000F6762"/>
    <w:rsid w:val="000F68E6"/>
    <w:rsid w:val="000F6990"/>
    <w:rsid w:val="000F6E88"/>
    <w:rsid w:val="000F7583"/>
    <w:rsid w:val="000F76CB"/>
    <w:rsid w:val="000F7807"/>
    <w:rsid w:val="00100301"/>
    <w:rsid w:val="001003E3"/>
    <w:rsid w:val="0010044F"/>
    <w:rsid w:val="00100B79"/>
    <w:rsid w:val="001012DC"/>
    <w:rsid w:val="0010138C"/>
    <w:rsid w:val="00101565"/>
    <w:rsid w:val="0010156E"/>
    <w:rsid w:val="001023ED"/>
    <w:rsid w:val="00103381"/>
    <w:rsid w:val="0010354D"/>
    <w:rsid w:val="001035B7"/>
    <w:rsid w:val="00103817"/>
    <w:rsid w:val="00103A93"/>
    <w:rsid w:val="00103E5B"/>
    <w:rsid w:val="00104269"/>
    <w:rsid w:val="00104996"/>
    <w:rsid w:val="00104DC1"/>
    <w:rsid w:val="00105249"/>
    <w:rsid w:val="00105E07"/>
    <w:rsid w:val="001064C0"/>
    <w:rsid w:val="00106B4E"/>
    <w:rsid w:val="00106BAE"/>
    <w:rsid w:val="001073FA"/>
    <w:rsid w:val="001073FB"/>
    <w:rsid w:val="00107696"/>
    <w:rsid w:val="00107796"/>
    <w:rsid w:val="00107C6B"/>
    <w:rsid w:val="00110658"/>
    <w:rsid w:val="0011069E"/>
    <w:rsid w:val="00110753"/>
    <w:rsid w:val="00110C91"/>
    <w:rsid w:val="00110FE9"/>
    <w:rsid w:val="0011116A"/>
    <w:rsid w:val="00111588"/>
    <w:rsid w:val="00111E59"/>
    <w:rsid w:val="00112DA3"/>
    <w:rsid w:val="00113649"/>
    <w:rsid w:val="00113B42"/>
    <w:rsid w:val="0011452B"/>
    <w:rsid w:val="001148A7"/>
    <w:rsid w:val="001149E4"/>
    <w:rsid w:val="001159FA"/>
    <w:rsid w:val="0011607B"/>
    <w:rsid w:val="001179DA"/>
    <w:rsid w:val="00117D85"/>
    <w:rsid w:val="00120AEF"/>
    <w:rsid w:val="00121027"/>
    <w:rsid w:val="00121330"/>
    <w:rsid w:val="00121400"/>
    <w:rsid w:val="0012195F"/>
    <w:rsid w:val="00121F0E"/>
    <w:rsid w:val="00122C83"/>
    <w:rsid w:val="00122DEF"/>
    <w:rsid w:val="00122F5B"/>
    <w:rsid w:val="00123117"/>
    <w:rsid w:val="00123634"/>
    <w:rsid w:val="001242AF"/>
    <w:rsid w:val="001259AB"/>
    <w:rsid w:val="00125B63"/>
    <w:rsid w:val="00126403"/>
    <w:rsid w:val="001265FA"/>
    <w:rsid w:val="0012758E"/>
    <w:rsid w:val="00127803"/>
    <w:rsid w:val="00127C49"/>
    <w:rsid w:val="001305DD"/>
    <w:rsid w:val="00130A5F"/>
    <w:rsid w:val="00130BF7"/>
    <w:rsid w:val="001315B0"/>
    <w:rsid w:val="0013240B"/>
    <w:rsid w:val="0013304C"/>
    <w:rsid w:val="0013373C"/>
    <w:rsid w:val="00133819"/>
    <w:rsid w:val="00133BD4"/>
    <w:rsid w:val="0013464D"/>
    <w:rsid w:val="001363B8"/>
    <w:rsid w:val="001364B7"/>
    <w:rsid w:val="00137694"/>
    <w:rsid w:val="001404FB"/>
    <w:rsid w:val="00140862"/>
    <w:rsid w:val="001411D1"/>
    <w:rsid w:val="0014120A"/>
    <w:rsid w:val="0014144F"/>
    <w:rsid w:val="00141E1E"/>
    <w:rsid w:val="00142250"/>
    <w:rsid w:val="001440A4"/>
    <w:rsid w:val="001442D1"/>
    <w:rsid w:val="001454EF"/>
    <w:rsid w:val="001457F5"/>
    <w:rsid w:val="00146334"/>
    <w:rsid w:val="00146460"/>
    <w:rsid w:val="001465A6"/>
    <w:rsid w:val="00146783"/>
    <w:rsid w:val="00146E8E"/>
    <w:rsid w:val="00147198"/>
    <w:rsid w:val="001472D5"/>
    <w:rsid w:val="00147CEC"/>
    <w:rsid w:val="00150EC2"/>
    <w:rsid w:val="00152350"/>
    <w:rsid w:val="00152440"/>
    <w:rsid w:val="001525D2"/>
    <w:rsid w:val="001526AC"/>
    <w:rsid w:val="0015384E"/>
    <w:rsid w:val="00153BA8"/>
    <w:rsid w:val="00153DB3"/>
    <w:rsid w:val="001541C4"/>
    <w:rsid w:val="001548B7"/>
    <w:rsid w:val="001552EF"/>
    <w:rsid w:val="00155BDC"/>
    <w:rsid w:val="00156160"/>
    <w:rsid w:val="001562C2"/>
    <w:rsid w:val="00156363"/>
    <w:rsid w:val="001573E3"/>
    <w:rsid w:val="00157457"/>
    <w:rsid w:val="00157BF2"/>
    <w:rsid w:val="00157F61"/>
    <w:rsid w:val="00160D57"/>
    <w:rsid w:val="00162FF9"/>
    <w:rsid w:val="00163B04"/>
    <w:rsid w:val="00164209"/>
    <w:rsid w:val="00164D63"/>
    <w:rsid w:val="00165681"/>
    <w:rsid w:val="00165AC8"/>
    <w:rsid w:val="00165D03"/>
    <w:rsid w:val="001662B1"/>
    <w:rsid w:val="001667C1"/>
    <w:rsid w:val="00166B31"/>
    <w:rsid w:val="0016743D"/>
    <w:rsid w:val="001679EE"/>
    <w:rsid w:val="00167C7F"/>
    <w:rsid w:val="00167D35"/>
    <w:rsid w:val="001700B9"/>
    <w:rsid w:val="0017105F"/>
    <w:rsid w:val="00171C34"/>
    <w:rsid w:val="001727FA"/>
    <w:rsid w:val="00172A2E"/>
    <w:rsid w:val="00172EA4"/>
    <w:rsid w:val="00173625"/>
    <w:rsid w:val="00173E27"/>
    <w:rsid w:val="00173FC8"/>
    <w:rsid w:val="0017527D"/>
    <w:rsid w:val="0017580E"/>
    <w:rsid w:val="00175E40"/>
    <w:rsid w:val="001769FE"/>
    <w:rsid w:val="0017707E"/>
    <w:rsid w:val="00177AEF"/>
    <w:rsid w:val="00177C1F"/>
    <w:rsid w:val="0018043A"/>
    <w:rsid w:val="00180458"/>
    <w:rsid w:val="0018095B"/>
    <w:rsid w:val="00180A96"/>
    <w:rsid w:val="001817F5"/>
    <w:rsid w:val="00183191"/>
    <w:rsid w:val="00183B29"/>
    <w:rsid w:val="00183C6B"/>
    <w:rsid w:val="00184BF6"/>
    <w:rsid w:val="0018539B"/>
    <w:rsid w:val="001856D0"/>
    <w:rsid w:val="00185A53"/>
    <w:rsid w:val="00186DC3"/>
    <w:rsid w:val="00187DFF"/>
    <w:rsid w:val="0019017E"/>
    <w:rsid w:val="001902D2"/>
    <w:rsid w:val="00190830"/>
    <w:rsid w:val="001908D7"/>
    <w:rsid w:val="00190A94"/>
    <w:rsid w:val="00190BD9"/>
    <w:rsid w:val="00191C34"/>
    <w:rsid w:val="00191F82"/>
    <w:rsid w:val="0019241E"/>
    <w:rsid w:val="00192BAA"/>
    <w:rsid w:val="00192C26"/>
    <w:rsid w:val="00192C89"/>
    <w:rsid w:val="001931F4"/>
    <w:rsid w:val="001935EC"/>
    <w:rsid w:val="00193865"/>
    <w:rsid w:val="00193A2E"/>
    <w:rsid w:val="00195F69"/>
    <w:rsid w:val="00196989"/>
    <w:rsid w:val="00196C91"/>
    <w:rsid w:val="001971C0"/>
    <w:rsid w:val="00197CB8"/>
    <w:rsid w:val="00197D10"/>
    <w:rsid w:val="001A09FB"/>
    <w:rsid w:val="001A0B66"/>
    <w:rsid w:val="001A1EF0"/>
    <w:rsid w:val="001A1F55"/>
    <w:rsid w:val="001A1FAD"/>
    <w:rsid w:val="001A2478"/>
    <w:rsid w:val="001A37CA"/>
    <w:rsid w:val="001A3E9A"/>
    <w:rsid w:val="001A4059"/>
    <w:rsid w:val="001A5062"/>
    <w:rsid w:val="001A51B6"/>
    <w:rsid w:val="001A5301"/>
    <w:rsid w:val="001A5320"/>
    <w:rsid w:val="001A63FB"/>
    <w:rsid w:val="001A64BE"/>
    <w:rsid w:val="001A6796"/>
    <w:rsid w:val="001A6CE0"/>
    <w:rsid w:val="001A73B0"/>
    <w:rsid w:val="001A74C1"/>
    <w:rsid w:val="001A77E7"/>
    <w:rsid w:val="001A7D3A"/>
    <w:rsid w:val="001A7DF0"/>
    <w:rsid w:val="001B006B"/>
    <w:rsid w:val="001B03E8"/>
    <w:rsid w:val="001B08A4"/>
    <w:rsid w:val="001B124F"/>
    <w:rsid w:val="001B13A0"/>
    <w:rsid w:val="001B17CF"/>
    <w:rsid w:val="001B1C9D"/>
    <w:rsid w:val="001B1ECA"/>
    <w:rsid w:val="001B310A"/>
    <w:rsid w:val="001B363C"/>
    <w:rsid w:val="001B3B13"/>
    <w:rsid w:val="001B416C"/>
    <w:rsid w:val="001B4256"/>
    <w:rsid w:val="001B52C9"/>
    <w:rsid w:val="001B5DE8"/>
    <w:rsid w:val="001B5EF0"/>
    <w:rsid w:val="001B6329"/>
    <w:rsid w:val="001B641B"/>
    <w:rsid w:val="001B6511"/>
    <w:rsid w:val="001B6BBB"/>
    <w:rsid w:val="001B6C80"/>
    <w:rsid w:val="001B746E"/>
    <w:rsid w:val="001B753D"/>
    <w:rsid w:val="001B76E9"/>
    <w:rsid w:val="001B7771"/>
    <w:rsid w:val="001B7E88"/>
    <w:rsid w:val="001C055A"/>
    <w:rsid w:val="001C060B"/>
    <w:rsid w:val="001C080E"/>
    <w:rsid w:val="001C0B38"/>
    <w:rsid w:val="001C11AB"/>
    <w:rsid w:val="001C20ED"/>
    <w:rsid w:val="001C21CD"/>
    <w:rsid w:val="001C2B0E"/>
    <w:rsid w:val="001C3838"/>
    <w:rsid w:val="001C3B89"/>
    <w:rsid w:val="001C3C81"/>
    <w:rsid w:val="001C5A88"/>
    <w:rsid w:val="001C5AA2"/>
    <w:rsid w:val="001C600A"/>
    <w:rsid w:val="001C643D"/>
    <w:rsid w:val="001C6EDD"/>
    <w:rsid w:val="001C7C6C"/>
    <w:rsid w:val="001D1845"/>
    <w:rsid w:val="001D1DBE"/>
    <w:rsid w:val="001D1FA9"/>
    <w:rsid w:val="001D205A"/>
    <w:rsid w:val="001D2334"/>
    <w:rsid w:val="001D2B68"/>
    <w:rsid w:val="001D2E1E"/>
    <w:rsid w:val="001D4038"/>
    <w:rsid w:val="001D4196"/>
    <w:rsid w:val="001D47B0"/>
    <w:rsid w:val="001D4E10"/>
    <w:rsid w:val="001D5BA1"/>
    <w:rsid w:val="001D5C9F"/>
    <w:rsid w:val="001D5CA4"/>
    <w:rsid w:val="001D5FAC"/>
    <w:rsid w:val="001D63B5"/>
    <w:rsid w:val="001D6691"/>
    <w:rsid w:val="001D70CF"/>
    <w:rsid w:val="001D74F5"/>
    <w:rsid w:val="001E11BD"/>
    <w:rsid w:val="001E196D"/>
    <w:rsid w:val="001E1A0C"/>
    <w:rsid w:val="001E1D48"/>
    <w:rsid w:val="001E2F00"/>
    <w:rsid w:val="001E3348"/>
    <w:rsid w:val="001E3B02"/>
    <w:rsid w:val="001E3E96"/>
    <w:rsid w:val="001E4005"/>
    <w:rsid w:val="001E4404"/>
    <w:rsid w:val="001E450E"/>
    <w:rsid w:val="001E49AE"/>
    <w:rsid w:val="001E49EE"/>
    <w:rsid w:val="001E4BBD"/>
    <w:rsid w:val="001E4F7A"/>
    <w:rsid w:val="001E74EE"/>
    <w:rsid w:val="001E7B07"/>
    <w:rsid w:val="001E7E28"/>
    <w:rsid w:val="001F11C1"/>
    <w:rsid w:val="001F1FBA"/>
    <w:rsid w:val="001F2601"/>
    <w:rsid w:val="001F35B9"/>
    <w:rsid w:val="001F39C1"/>
    <w:rsid w:val="001F4091"/>
    <w:rsid w:val="001F42BD"/>
    <w:rsid w:val="001F4A50"/>
    <w:rsid w:val="001F4DE4"/>
    <w:rsid w:val="001F5492"/>
    <w:rsid w:val="001F566A"/>
    <w:rsid w:val="001F5A5F"/>
    <w:rsid w:val="001F5CA9"/>
    <w:rsid w:val="001F5D69"/>
    <w:rsid w:val="001F5E03"/>
    <w:rsid w:val="001F688C"/>
    <w:rsid w:val="001F6AF1"/>
    <w:rsid w:val="001F6D06"/>
    <w:rsid w:val="001F78E9"/>
    <w:rsid w:val="00200372"/>
    <w:rsid w:val="00200613"/>
    <w:rsid w:val="0020076D"/>
    <w:rsid w:val="00200DC4"/>
    <w:rsid w:val="002015D5"/>
    <w:rsid w:val="002017D4"/>
    <w:rsid w:val="00201B72"/>
    <w:rsid w:val="00202176"/>
    <w:rsid w:val="00202562"/>
    <w:rsid w:val="002029EE"/>
    <w:rsid w:val="002034AA"/>
    <w:rsid w:val="00203808"/>
    <w:rsid w:val="00203B89"/>
    <w:rsid w:val="0020486A"/>
    <w:rsid w:val="002061E4"/>
    <w:rsid w:val="00206730"/>
    <w:rsid w:val="00206C02"/>
    <w:rsid w:val="002072BF"/>
    <w:rsid w:val="002076D0"/>
    <w:rsid w:val="00207B68"/>
    <w:rsid w:val="00210354"/>
    <w:rsid w:val="002112B1"/>
    <w:rsid w:val="00211B3C"/>
    <w:rsid w:val="00212373"/>
    <w:rsid w:val="002129A8"/>
    <w:rsid w:val="002134B8"/>
    <w:rsid w:val="00213994"/>
    <w:rsid w:val="00214235"/>
    <w:rsid w:val="00214757"/>
    <w:rsid w:val="00214B5F"/>
    <w:rsid w:val="00214D72"/>
    <w:rsid w:val="00215987"/>
    <w:rsid w:val="00216065"/>
    <w:rsid w:val="00216D4D"/>
    <w:rsid w:val="00216FAB"/>
    <w:rsid w:val="002209F4"/>
    <w:rsid w:val="0022107F"/>
    <w:rsid w:val="0022125A"/>
    <w:rsid w:val="00221384"/>
    <w:rsid w:val="0022195E"/>
    <w:rsid w:val="00221BEB"/>
    <w:rsid w:val="00222883"/>
    <w:rsid w:val="0022370C"/>
    <w:rsid w:val="00224C6B"/>
    <w:rsid w:val="00224DE0"/>
    <w:rsid w:val="0022517A"/>
    <w:rsid w:val="00225336"/>
    <w:rsid w:val="0022542A"/>
    <w:rsid w:val="0022555E"/>
    <w:rsid w:val="00226A8A"/>
    <w:rsid w:val="00226ECD"/>
    <w:rsid w:val="00226F89"/>
    <w:rsid w:val="00226F96"/>
    <w:rsid w:val="00227893"/>
    <w:rsid w:val="00227B40"/>
    <w:rsid w:val="00227EFE"/>
    <w:rsid w:val="00227F64"/>
    <w:rsid w:val="00230424"/>
    <w:rsid w:val="00230695"/>
    <w:rsid w:val="00230B4D"/>
    <w:rsid w:val="00230BA6"/>
    <w:rsid w:val="00232BF8"/>
    <w:rsid w:val="00232CD7"/>
    <w:rsid w:val="00232E8C"/>
    <w:rsid w:val="00232FF2"/>
    <w:rsid w:val="00233008"/>
    <w:rsid w:val="00233286"/>
    <w:rsid w:val="00234AA2"/>
    <w:rsid w:val="0023526A"/>
    <w:rsid w:val="002352D3"/>
    <w:rsid w:val="002354D3"/>
    <w:rsid w:val="002357A4"/>
    <w:rsid w:val="00235861"/>
    <w:rsid w:val="0023594E"/>
    <w:rsid w:val="00235F95"/>
    <w:rsid w:val="00235FC3"/>
    <w:rsid w:val="002361C2"/>
    <w:rsid w:val="00236465"/>
    <w:rsid w:val="0023678E"/>
    <w:rsid w:val="00236A1F"/>
    <w:rsid w:val="00236ABD"/>
    <w:rsid w:val="00236ACA"/>
    <w:rsid w:val="002378B5"/>
    <w:rsid w:val="002402B2"/>
    <w:rsid w:val="00240588"/>
    <w:rsid w:val="002413CF"/>
    <w:rsid w:val="00241C92"/>
    <w:rsid w:val="002421DB"/>
    <w:rsid w:val="002427BB"/>
    <w:rsid w:val="002429DD"/>
    <w:rsid w:val="00242AAC"/>
    <w:rsid w:val="00242B4B"/>
    <w:rsid w:val="00242EA5"/>
    <w:rsid w:val="00242F02"/>
    <w:rsid w:val="00243556"/>
    <w:rsid w:val="00243677"/>
    <w:rsid w:val="002439B3"/>
    <w:rsid w:val="002439F4"/>
    <w:rsid w:val="00243B19"/>
    <w:rsid w:val="002446FA"/>
    <w:rsid w:val="00244ED3"/>
    <w:rsid w:val="002450CC"/>
    <w:rsid w:val="00245FA1"/>
    <w:rsid w:val="00246728"/>
    <w:rsid w:val="00246C1A"/>
    <w:rsid w:val="00247ED5"/>
    <w:rsid w:val="00250658"/>
    <w:rsid w:val="00250C62"/>
    <w:rsid w:val="002512D3"/>
    <w:rsid w:val="002514CB"/>
    <w:rsid w:val="0025156C"/>
    <w:rsid w:val="002517C7"/>
    <w:rsid w:val="0025190B"/>
    <w:rsid w:val="00251911"/>
    <w:rsid w:val="00251944"/>
    <w:rsid w:val="002522A4"/>
    <w:rsid w:val="00252648"/>
    <w:rsid w:val="00252729"/>
    <w:rsid w:val="00252752"/>
    <w:rsid w:val="0025349A"/>
    <w:rsid w:val="00254E82"/>
    <w:rsid w:val="002551F3"/>
    <w:rsid w:val="0025585C"/>
    <w:rsid w:val="00255A36"/>
    <w:rsid w:val="00255FFC"/>
    <w:rsid w:val="002569F2"/>
    <w:rsid w:val="00256BC9"/>
    <w:rsid w:val="0025715A"/>
    <w:rsid w:val="0025792A"/>
    <w:rsid w:val="00257C89"/>
    <w:rsid w:val="002604AC"/>
    <w:rsid w:val="00260A12"/>
    <w:rsid w:val="00260CBC"/>
    <w:rsid w:val="00261EF2"/>
    <w:rsid w:val="0026201B"/>
    <w:rsid w:val="00262B78"/>
    <w:rsid w:val="00262CBF"/>
    <w:rsid w:val="00262F4C"/>
    <w:rsid w:val="002637EC"/>
    <w:rsid w:val="00263CED"/>
    <w:rsid w:val="0026433B"/>
    <w:rsid w:val="002645D2"/>
    <w:rsid w:val="00264726"/>
    <w:rsid w:val="00264B6D"/>
    <w:rsid w:val="00264BA7"/>
    <w:rsid w:val="00265714"/>
    <w:rsid w:val="002659B7"/>
    <w:rsid w:val="00265AE2"/>
    <w:rsid w:val="00265B9F"/>
    <w:rsid w:val="00265C11"/>
    <w:rsid w:val="00265C8C"/>
    <w:rsid w:val="00265FB1"/>
    <w:rsid w:val="0026632D"/>
    <w:rsid w:val="002670B8"/>
    <w:rsid w:val="002674F2"/>
    <w:rsid w:val="002675A4"/>
    <w:rsid w:val="00267675"/>
    <w:rsid w:val="00267E05"/>
    <w:rsid w:val="002706A9"/>
    <w:rsid w:val="0027071F"/>
    <w:rsid w:val="00270841"/>
    <w:rsid w:val="00270C71"/>
    <w:rsid w:val="00270D37"/>
    <w:rsid w:val="00270F65"/>
    <w:rsid w:val="0027157E"/>
    <w:rsid w:val="002715EA"/>
    <w:rsid w:val="00271648"/>
    <w:rsid w:val="00273652"/>
    <w:rsid w:val="00273D77"/>
    <w:rsid w:val="0027472A"/>
    <w:rsid w:val="00274B73"/>
    <w:rsid w:val="0027548A"/>
    <w:rsid w:val="00275998"/>
    <w:rsid w:val="002759E2"/>
    <w:rsid w:val="002763A1"/>
    <w:rsid w:val="00276792"/>
    <w:rsid w:val="00276A71"/>
    <w:rsid w:val="00276C66"/>
    <w:rsid w:val="00277B2C"/>
    <w:rsid w:val="00277B4E"/>
    <w:rsid w:val="00280125"/>
    <w:rsid w:val="002801AC"/>
    <w:rsid w:val="002802DE"/>
    <w:rsid w:val="002804BB"/>
    <w:rsid w:val="00280680"/>
    <w:rsid w:val="00280ED6"/>
    <w:rsid w:val="00280F93"/>
    <w:rsid w:val="002814E1"/>
    <w:rsid w:val="002819F7"/>
    <w:rsid w:val="00281A3D"/>
    <w:rsid w:val="00282223"/>
    <w:rsid w:val="00282438"/>
    <w:rsid w:val="0028263D"/>
    <w:rsid w:val="0028327F"/>
    <w:rsid w:val="00284105"/>
    <w:rsid w:val="00284B17"/>
    <w:rsid w:val="00284FD9"/>
    <w:rsid w:val="00285678"/>
    <w:rsid w:val="00285F70"/>
    <w:rsid w:val="00286834"/>
    <w:rsid w:val="002872F6"/>
    <w:rsid w:val="002879F1"/>
    <w:rsid w:val="00287B0D"/>
    <w:rsid w:val="00290092"/>
    <w:rsid w:val="002908DD"/>
    <w:rsid w:val="00290C68"/>
    <w:rsid w:val="0029132D"/>
    <w:rsid w:val="0029159C"/>
    <w:rsid w:val="00291704"/>
    <w:rsid w:val="00291C44"/>
    <w:rsid w:val="00292A49"/>
    <w:rsid w:val="00292B92"/>
    <w:rsid w:val="00292CCB"/>
    <w:rsid w:val="00292D34"/>
    <w:rsid w:val="00292E4A"/>
    <w:rsid w:val="00292F67"/>
    <w:rsid w:val="00293A90"/>
    <w:rsid w:val="00293F34"/>
    <w:rsid w:val="00294478"/>
    <w:rsid w:val="00294721"/>
    <w:rsid w:val="00294996"/>
    <w:rsid w:val="00294E0E"/>
    <w:rsid w:val="00294E96"/>
    <w:rsid w:val="00294FE4"/>
    <w:rsid w:val="00295326"/>
    <w:rsid w:val="00295AD2"/>
    <w:rsid w:val="00296139"/>
    <w:rsid w:val="0029627F"/>
    <w:rsid w:val="00296335"/>
    <w:rsid w:val="0029647D"/>
    <w:rsid w:val="00296C17"/>
    <w:rsid w:val="002971A7"/>
    <w:rsid w:val="002973C9"/>
    <w:rsid w:val="0029797C"/>
    <w:rsid w:val="002A02EA"/>
    <w:rsid w:val="002A147A"/>
    <w:rsid w:val="002A1864"/>
    <w:rsid w:val="002A265A"/>
    <w:rsid w:val="002A274F"/>
    <w:rsid w:val="002A2B63"/>
    <w:rsid w:val="002A3363"/>
    <w:rsid w:val="002A3B48"/>
    <w:rsid w:val="002A4253"/>
    <w:rsid w:val="002A5133"/>
    <w:rsid w:val="002A51E4"/>
    <w:rsid w:val="002A5961"/>
    <w:rsid w:val="002A5EF8"/>
    <w:rsid w:val="002A64E2"/>
    <w:rsid w:val="002A7035"/>
    <w:rsid w:val="002A747D"/>
    <w:rsid w:val="002A7FA3"/>
    <w:rsid w:val="002B069B"/>
    <w:rsid w:val="002B0E4F"/>
    <w:rsid w:val="002B1326"/>
    <w:rsid w:val="002B17FB"/>
    <w:rsid w:val="002B29ED"/>
    <w:rsid w:val="002B2A17"/>
    <w:rsid w:val="002B2EB2"/>
    <w:rsid w:val="002B3104"/>
    <w:rsid w:val="002B3F5D"/>
    <w:rsid w:val="002B4757"/>
    <w:rsid w:val="002B485C"/>
    <w:rsid w:val="002B5C1A"/>
    <w:rsid w:val="002B5F0D"/>
    <w:rsid w:val="002B5FCF"/>
    <w:rsid w:val="002B631C"/>
    <w:rsid w:val="002B69D5"/>
    <w:rsid w:val="002B6BB5"/>
    <w:rsid w:val="002B712E"/>
    <w:rsid w:val="002B7450"/>
    <w:rsid w:val="002B7F02"/>
    <w:rsid w:val="002C087B"/>
    <w:rsid w:val="002C08C9"/>
    <w:rsid w:val="002C0D67"/>
    <w:rsid w:val="002C152A"/>
    <w:rsid w:val="002C18C8"/>
    <w:rsid w:val="002C25E7"/>
    <w:rsid w:val="002C3376"/>
    <w:rsid w:val="002C41A3"/>
    <w:rsid w:val="002C4A32"/>
    <w:rsid w:val="002C543A"/>
    <w:rsid w:val="002C58A1"/>
    <w:rsid w:val="002C5FD0"/>
    <w:rsid w:val="002C605D"/>
    <w:rsid w:val="002C6441"/>
    <w:rsid w:val="002C66D4"/>
    <w:rsid w:val="002C75A8"/>
    <w:rsid w:val="002C76FF"/>
    <w:rsid w:val="002C7813"/>
    <w:rsid w:val="002C78B2"/>
    <w:rsid w:val="002C7E92"/>
    <w:rsid w:val="002C7F4B"/>
    <w:rsid w:val="002D0201"/>
    <w:rsid w:val="002D14B9"/>
    <w:rsid w:val="002D1BFA"/>
    <w:rsid w:val="002D267C"/>
    <w:rsid w:val="002D2715"/>
    <w:rsid w:val="002D2CB9"/>
    <w:rsid w:val="002D2D0E"/>
    <w:rsid w:val="002D3079"/>
    <w:rsid w:val="002D3085"/>
    <w:rsid w:val="002D3ED3"/>
    <w:rsid w:val="002D4EBA"/>
    <w:rsid w:val="002D4EE6"/>
    <w:rsid w:val="002D5664"/>
    <w:rsid w:val="002D5A59"/>
    <w:rsid w:val="002D5A95"/>
    <w:rsid w:val="002D6452"/>
    <w:rsid w:val="002D65C6"/>
    <w:rsid w:val="002D6636"/>
    <w:rsid w:val="002D68CF"/>
    <w:rsid w:val="002D72B9"/>
    <w:rsid w:val="002D786D"/>
    <w:rsid w:val="002E0603"/>
    <w:rsid w:val="002E076F"/>
    <w:rsid w:val="002E0D03"/>
    <w:rsid w:val="002E1427"/>
    <w:rsid w:val="002E1506"/>
    <w:rsid w:val="002E1BE7"/>
    <w:rsid w:val="002E20D2"/>
    <w:rsid w:val="002E376F"/>
    <w:rsid w:val="002E3970"/>
    <w:rsid w:val="002E3AFC"/>
    <w:rsid w:val="002E65CD"/>
    <w:rsid w:val="002E67EE"/>
    <w:rsid w:val="002F0341"/>
    <w:rsid w:val="002F0817"/>
    <w:rsid w:val="002F0D8B"/>
    <w:rsid w:val="002F1004"/>
    <w:rsid w:val="002F117F"/>
    <w:rsid w:val="002F197B"/>
    <w:rsid w:val="002F24D0"/>
    <w:rsid w:val="002F2A2D"/>
    <w:rsid w:val="002F3629"/>
    <w:rsid w:val="002F3639"/>
    <w:rsid w:val="002F365D"/>
    <w:rsid w:val="002F388B"/>
    <w:rsid w:val="002F3CD4"/>
    <w:rsid w:val="002F4248"/>
    <w:rsid w:val="002F4DEF"/>
    <w:rsid w:val="002F550E"/>
    <w:rsid w:val="002F5F12"/>
    <w:rsid w:val="002F6096"/>
    <w:rsid w:val="002F723C"/>
    <w:rsid w:val="002F7B0B"/>
    <w:rsid w:val="00300407"/>
    <w:rsid w:val="003005B4"/>
    <w:rsid w:val="00300CA6"/>
    <w:rsid w:val="00301094"/>
    <w:rsid w:val="0030117A"/>
    <w:rsid w:val="00301B77"/>
    <w:rsid w:val="003023F5"/>
    <w:rsid w:val="00303104"/>
    <w:rsid w:val="00303405"/>
    <w:rsid w:val="00303C6E"/>
    <w:rsid w:val="0030400A"/>
    <w:rsid w:val="003045B9"/>
    <w:rsid w:val="00304CFF"/>
    <w:rsid w:val="00304F68"/>
    <w:rsid w:val="00305A89"/>
    <w:rsid w:val="00305B60"/>
    <w:rsid w:val="00306148"/>
    <w:rsid w:val="0030620C"/>
    <w:rsid w:val="00306364"/>
    <w:rsid w:val="003070F1"/>
    <w:rsid w:val="003073EC"/>
    <w:rsid w:val="00307765"/>
    <w:rsid w:val="00307BCC"/>
    <w:rsid w:val="00307E0D"/>
    <w:rsid w:val="00307E3B"/>
    <w:rsid w:val="0031037A"/>
    <w:rsid w:val="003106A8"/>
    <w:rsid w:val="003112E3"/>
    <w:rsid w:val="0031175C"/>
    <w:rsid w:val="00311930"/>
    <w:rsid w:val="00311DF7"/>
    <w:rsid w:val="0031278F"/>
    <w:rsid w:val="003132BD"/>
    <w:rsid w:val="00313D74"/>
    <w:rsid w:val="00315230"/>
    <w:rsid w:val="003153E7"/>
    <w:rsid w:val="0031679B"/>
    <w:rsid w:val="00316DBA"/>
    <w:rsid w:val="00317606"/>
    <w:rsid w:val="00317DE9"/>
    <w:rsid w:val="00320530"/>
    <w:rsid w:val="003209C6"/>
    <w:rsid w:val="003213D2"/>
    <w:rsid w:val="00321EA3"/>
    <w:rsid w:val="00322796"/>
    <w:rsid w:val="003227D2"/>
    <w:rsid w:val="00322802"/>
    <w:rsid w:val="00322EF3"/>
    <w:rsid w:val="0032306E"/>
    <w:rsid w:val="00323A8F"/>
    <w:rsid w:val="003243FA"/>
    <w:rsid w:val="0032446A"/>
    <w:rsid w:val="00324FF1"/>
    <w:rsid w:val="00325428"/>
    <w:rsid w:val="003254AA"/>
    <w:rsid w:val="003259D0"/>
    <w:rsid w:val="003261EC"/>
    <w:rsid w:val="00326293"/>
    <w:rsid w:val="00327328"/>
    <w:rsid w:val="00327762"/>
    <w:rsid w:val="00327A4F"/>
    <w:rsid w:val="00327DE0"/>
    <w:rsid w:val="0033002B"/>
    <w:rsid w:val="00330058"/>
    <w:rsid w:val="0033009C"/>
    <w:rsid w:val="00330C33"/>
    <w:rsid w:val="0033180E"/>
    <w:rsid w:val="003321D0"/>
    <w:rsid w:val="00332C7D"/>
    <w:rsid w:val="00332E2C"/>
    <w:rsid w:val="00332FC9"/>
    <w:rsid w:val="00333404"/>
    <w:rsid w:val="003345C1"/>
    <w:rsid w:val="003347B7"/>
    <w:rsid w:val="00334843"/>
    <w:rsid w:val="00334BE3"/>
    <w:rsid w:val="00335423"/>
    <w:rsid w:val="003355A7"/>
    <w:rsid w:val="003356A9"/>
    <w:rsid w:val="00335947"/>
    <w:rsid w:val="00335DEC"/>
    <w:rsid w:val="00335E52"/>
    <w:rsid w:val="00336B89"/>
    <w:rsid w:val="00337757"/>
    <w:rsid w:val="0033785E"/>
    <w:rsid w:val="00337D78"/>
    <w:rsid w:val="00340163"/>
    <w:rsid w:val="00340687"/>
    <w:rsid w:val="00340BE2"/>
    <w:rsid w:val="00340CAA"/>
    <w:rsid w:val="00340E28"/>
    <w:rsid w:val="00341A71"/>
    <w:rsid w:val="00342415"/>
    <w:rsid w:val="00342416"/>
    <w:rsid w:val="00342721"/>
    <w:rsid w:val="00342B7C"/>
    <w:rsid w:val="003436F7"/>
    <w:rsid w:val="00343851"/>
    <w:rsid w:val="0034404B"/>
    <w:rsid w:val="00344C8B"/>
    <w:rsid w:val="0034614A"/>
    <w:rsid w:val="0034630F"/>
    <w:rsid w:val="00347093"/>
    <w:rsid w:val="00347296"/>
    <w:rsid w:val="00347914"/>
    <w:rsid w:val="00347D7B"/>
    <w:rsid w:val="00347DEA"/>
    <w:rsid w:val="00350AD6"/>
    <w:rsid w:val="00350CB4"/>
    <w:rsid w:val="00350D20"/>
    <w:rsid w:val="00350EA6"/>
    <w:rsid w:val="0035114C"/>
    <w:rsid w:val="00351CAA"/>
    <w:rsid w:val="0035265A"/>
    <w:rsid w:val="00352C1A"/>
    <w:rsid w:val="0035385A"/>
    <w:rsid w:val="00353A02"/>
    <w:rsid w:val="00353B5A"/>
    <w:rsid w:val="00353E80"/>
    <w:rsid w:val="00354162"/>
    <w:rsid w:val="00354B25"/>
    <w:rsid w:val="00354C42"/>
    <w:rsid w:val="00355457"/>
    <w:rsid w:val="00355678"/>
    <w:rsid w:val="0035659E"/>
    <w:rsid w:val="00356645"/>
    <w:rsid w:val="00357E0F"/>
    <w:rsid w:val="00360B50"/>
    <w:rsid w:val="0036106E"/>
    <w:rsid w:val="00361D99"/>
    <w:rsid w:val="003622A1"/>
    <w:rsid w:val="003623A5"/>
    <w:rsid w:val="003624AD"/>
    <w:rsid w:val="00364218"/>
    <w:rsid w:val="003642FA"/>
    <w:rsid w:val="003645E6"/>
    <w:rsid w:val="00365393"/>
    <w:rsid w:val="00365A12"/>
    <w:rsid w:val="00365A38"/>
    <w:rsid w:val="00365F38"/>
    <w:rsid w:val="003665B1"/>
    <w:rsid w:val="003667B8"/>
    <w:rsid w:val="00367BB6"/>
    <w:rsid w:val="00367F1B"/>
    <w:rsid w:val="003705C0"/>
    <w:rsid w:val="00370F1A"/>
    <w:rsid w:val="00371039"/>
    <w:rsid w:val="00371611"/>
    <w:rsid w:val="00371980"/>
    <w:rsid w:val="003723DE"/>
    <w:rsid w:val="003726D2"/>
    <w:rsid w:val="00372741"/>
    <w:rsid w:val="00372755"/>
    <w:rsid w:val="003728A8"/>
    <w:rsid w:val="00372DB0"/>
    <w:rsid w:val="00372EBF"/>
    <w:rsid w:val="00373570"/>
    <w:rsid w:val="00373A14"/>
    <w:rsid w:val="00373DAE"/>
    <w:rsid w:val="003740E9"/>
    <w:rsid w:val="0037440C"/>
    <w:rsid w:val="00374B77"/>
    <w:rsid w:val="00375518"/>
    <w:rsid w:val="00376199"/>
    <w:rsid w:val="00376214"/>
    <w:rsid w:val="0037673C"/>
    <w:rsid w:val="0037689F"/>
    <w:rsid w:val="0037764A"/>
    <w:rsid w:val="0037768B"/>
    <w:rsid w:val="00380866"/>
    <w:rsid w:val="00380929"/>
    <w:rsid w:val="00380AC6"/>
    <w:rsid w:val="00380DFF"/>
    <w:rsid w:val="0038199B"/>
    <w:rsid w:val="00382DFF"/>
    <w:rsid w:val="0038305B"/>
    <w:rsid w:val="003839C8"/>
    <w:rsid w:val="00383DA2"/>
    <w:rsid w:val="0038459B"/>
    <w:rsid w:val="003845BE"/>
    <w:rsid w:val="00384A72"/>
    <w:rsid w:val="0038584B"/>
    <w:rsid w:val="00385DBC"/>
    <w:rsid w:val="00385F20"/>
    <w:rsid w:val="00386959"/>
    <w:rsid w:val="00386985"/>
    <w:rsid w:val="00386BB7"/>
    <w:rsid w:val="003873DA"/>
    <w:rsid w:val="003904CE"/>
    <w:rsid w:val="00390AD2"/>
    <w:rsid w:val="003911AB"/>
    <w:rsid w:val="00391E23"/>
    <w:rsid w:val="00391EAA"/>
    <w:rsid w:val="00391EE2"/>
    <w:rsid w:val="003920A4"/>
    <w:rsid w:val="00393702"/>
    <w:rsid w:val="00393B0F"/>
    <w:rsid w:val="0039407A"/>
    <w:rsid w:val="00394307"/>
    <w:rsid w:val="00394810"/>
    <w:rsid w:val="00395DEB"/>
    <w:rsid w:val="003961A6"/>
    <w:rsid w:val="003A10BC"/>
    <w:rsid w:val="003A1195"/>
    <w:rsid w:val="003A131E"/>
    <w:rsid w:val="003A1BA1"/>
    <w:rsid w:val="003A222A"/>
    <w:rsid w:val="003A298B"/>
    <w:rsid w:val="003A2AD2"/>
    <w:rsid w:val="003A2B10"/>
    <w:rsid w:val="003A2D09"/>
    <w:rsid w:val="003A352B"/>
    <w:rsid w:val="003A3648"/>
    <w:rsid w:val="003A3858"/>
    <w:rsid w:val="003A3B78"/>
    <w:rsid w:val="003A452A"/>
    <w:rsid w:val="003A48CE"/>
    <w:rsid w:val="003A5715"/>
    <w:rsid w:val="003A5951"/>
    <w:rsid w:val="003A6214"/>
    <w:rsid w:val="003A64CF"/>
    <w:rsid w:val="003A66F7"/>
    <w:rsid w:val="003A694B"/>
    <w:rsid w:val="003A7004"/>
    <w:rsid w:val="003A72B5"/>
    <w:rsid w:val="003A72D7"/>
    <w:rsid w:val="003A7E5E"/>
    <w:rsid w:val="003B015F"/>
    <w:rsid w:val="003B0C9F"/>
    <w:rsid w:val="003B132C"/>
    <w:rsid w:val="003B140D"/>
    <w:rsid w:val="003B141E"/>
    <w:rsid w:val="003B1CBF"/>
    <w:rsid w:val="003B1D4A"/>
    <w:rsid w:val="003B202D"/>
    <w:rsid w:val="003B251E"/>
    <w:rsid w:val="003B2E07"/>
    <w:rsid w:val="003B2F2B"/>
    <w:rsid w:val="003B37FB"/>
    <w:rsid w:val="003B3A94"/>
    <w:rsid w:val="003B3FFF"/>
    <w:rsid w:val="003B40FC"/>
    <w:rsid w:val="003B44B9"/>
    <w:rsid w:val="003B4659"/>
    <w:rsid w:val="003B487B"/>
    <w:rsid w:val="003B4990"/>
    <w:rsid w:val="003B4C98"/>
    <w:rsid w:val="003B4F75"/>
    <w:rsid w:val="003B4FB2"/>
    <w:rsid w:val="003B5159"/>
    <w:rsid w:val="003B5956"/>
    <w:rsid w:val="003B5B54"/>
    <w:rsid w:val="003B5D2E"/>
    <w:rsid w:val="003B65F4"/>
    <w:rsid w:val="003B748C"/>
    <w:rsid w:val="003B7F3C"/>
    <w:rsid w:val="003C0176"/>
    <w:rsid w:val="003C0526"/>
    <w:rsid w:val="003C0BE9"/>
    <w:rsid w:val="003C1359"/>
    <w:rsid w:val="003C13F2"/>
    <w:rsid w:val="003C13FF"/>
    <w:rsid w:val="003C1A78"/>
    <w:rsid w:val="003C226F"/>
    <w:rsid w:val="003C2373"/>
    <w:rsid w:val="003C239E"/>
    <w:rsid w:val="003C278F"/>
    <w:rsid w:val="003C2857"/>
    <w:rsid w:val="003C35D1"/>
    <w:rsid w:val="003C4778"/>
    <w:rsid w:val="003C4CEE"/>
    <w:rsid w:val="003C5936"/>
    <w:rsid w:val="003C59D0"/>
    <w:rsid w:val="003C5C31"/>
    <w:rsid w:val="003C5E92"/>
    <w:rsid w:val="003C6239"/>
    <w:rsid w:val="003C6399"/>
    <w:rsid w:val="003C6BFF"/>
    <w:rsid w:val="003C6C13"/>
    <w:rsid w:val="003C7849"/>
    <w:rsid w:val="003C79D6"/>
    <w:rsid w:val="003D1760"/>
    <w:rsid w:val="003D177D"/>
    <w:rsid w:val="003D1A8D"/>
    <w:rsid w:val="003D1E90"/>
    <w:rsid w:val="003D2AAC"/>
    <w:rsid w:val="003D2EF5"/>
    <w:rsid w:val="003D347B"/>
    <w:rsid w:val="003D487E"/>
    <w:rsid w:val="003D4F2F"/>
    <w:rsid w:val="003D5FBA"/>
    <w:rsid w:val="003D6952"/>
    <w:rsid w:val="003D71FB"/>
    <w:rsid w:val="003D76BC"/>
    <w:rsid w:val="003E04F2"/>
    <w:rsid w:val="003E0B02"/>
    <w:rsid w:val="003E0C88"/>
    <w:rsid w:val="003E135E"/>
    <w:rsid w:val="003E20A6"/>
    <w:rsid w:val="003E2423"/>
    <w:rsid w:val="003E2852"/>
    <w:rsid w:val="003E2966"/>
    <w:rsid w:val="003E30C1"/>
    <w:rsid w:val="003E3582"/>
    <w:rsid w:val="003E37BF"/>
    <w:rsid w:val="003E4A0F"/>
    <w:rsid w:val="003E4BFF"/>
    <w:rsid w:val="003E55EB"/>
    <w:rsid w:val="003E58FC"/>
    <w:rsid w:val="003E5CA9"/>
    <w:rsid w:val="003E63C3"/>
    <w:rsid w:val="003E6D29"/>
    <w:rsid w:val="003E75BC"/>
    <w:rsid w:val="003E79EF"/>
    <w:rsid w:val="003F0DC0"/>
    <w:rsid w:val="003F0F30"/>
    <w:rsid w:val="003F177C"/>
    <w:rsid w:val="003F2A70"/>
    <w:rsid w:val="003F3C8C"/>
    <w:rsid w:val="003F3DE3"/>
    <w:rsid w:val="003F3FA3"/>
    <w:rsid w:val="003F44D2"/>
    <w:rsid w:val="003F473F"/>
    <w:rsid w:val="003F50A8"/>
    <w:rsid w:val="003F573E"/>
    <w:rsid w:val="003F6A66"/>
    <w:rsid w:val="003F6CA8"/>
    <w:rsid w:val="003F7790"/>
    <w:rsid w:val="00400654"/>
    <w:rsid w:val="00400958"/>
    <w:rsid w:val="0040233D"/>
    <w:rsid w:val="00404DF7"/>
    <w:rsid w:val="00404E0D"/>
    <w:rsid w:val="00405ACD"/>
    <w:rsid w:val="00405B22"/>
    <w:rsid w:val="00405F9A"/>
    <w:rsid w:val="0040693E"/>
    <w:rsid w:val="00406EFC"/>
    <w:rsid w:val="00410AE0"/>
    <w:rsid w:val="004114E2"/>
    <w:rsid w:val="004115C9"/>
    <w:rsid w:val="004117C9"/>
    <w:rsid w:val="004122AE"/>
    <w:rsid w:val="004126C2"/>
    <w:rsid w:val="004135F2"/>
    <w:rsid w:val="00414053"/>
    <w:rsid w:val="00414482"/>
    <w:rsid w:val="004145F4"/>
    <w:rsid w:val="00415113"/>
    <w:rsid w:val="0041523B"/>
    <w:rsid w:val="0041527B"/>
    <w:rsid w:val="00416F67"/>
    <w:rsid w:val="004206B7"/>
    <w:rsid w:val="0042097C"/>
    <w:rsid w:val="00422123"/>
    <w:rsid w:val="0042242D"/>
    <w:rsid w:val="004224CF"/>
    <w:rsid w:val="00422BE3"/>
    <w:rsid w:val="004230ED"/>
    <w:rsid w:val="00423232"/>
    <w:rsid w:val="00423E53"/>
    <w:rsid w:val="00424619"/>
    <w:rsid w:val="0042506A"/>
    <w:rsid w:val="004250F2"/>
    <w:rsid w:val="0042568E"/>
    <w:rsid w:val="0042644B"/>
    <w:rsid w:val="00426E3E"/>
    <w:rsid w:val="0042755F"/>
    <w:rsid w:val="00427C8A"/>
    <w:rsid w:val="00427FFB"/>
    <w:rsid w:val="004302B6"/>
    <w:rsid w:val="0043033D"/>
    <w:rsid w:val="004324C6"/>
    <w:rsid w:val="00432537"/>
    <w:rsid w:val="0043291A"/>
    <w:rsid w:val="004329DD"/>
    <w:rsid w:val="00433022"/>
    <w:rsid w:val="0043358E"/>
    <w:rsid w:val="0043384D"/>
    <w:rsid w:val="00433C8B"/>
    <w:rsid w:val="00433E1A"/>
    <w:rsid w:val="00433F50"/>
    <w:rsid w:val="0043413C"/>
    <w:rsid w:val="00435860"/>
    <w:rsid w:val="00435FEC"/>
    <w:rsid w:val="004372BD"/>
    <w:rsid w:val="00437EC0"/>
    <w:rsid w:val="00440597"/>
    <w:rsid w:val="004408C6"/>
    <w:rsid w:val="0044132F"/>
    <w:rsid w:val="00441661"/>
    <w:rsid w:val="00441BDB"/>
    <w:rsid w:val="00441C65"/>
    <w:rsid w:val="00441DEA"/>
    <w:rsid w:val="00442086"/>
    <w:rsid w:val="0044218E"/>
    <w:rsid w:val="00442911"/>
    <w:rsid w:val="00443A0F"/>
    <w:rsid w:val="00443BF6"/>
    <w:rsid w:val="00443D56"/>
    <w:rsid w:val="00445282"/>
    <w:rsid w:val="00445A02"/>
    <w:rsid w:val="004468E1"/>
    <w:rsid w:val="004471BC"/>
    <w:rsid w:val="00450047"/>
    <w:rsid w:val="00450142"/>
    <w:rsid w:val="00450823"/>
    <w:rsid w:val="00450902"/>
    <w:rsid w:val="00450CDE"/>
    <w:rsid w:val="00450EED"/>
    <w:rsid w:val="0045110B"/>
    <w:rsid w:val="00451301"/>
    <w:rsid w:val="004513EB"/>
    <w:rsid w:val="004514CF"/>
    <w:rsid w:val="00452A2D"/>
    <w:rsid w:val="00452FE1"/>
    <w:rsid w:val="004530E1"/>
    <w:rsid w:val="004531E9"/>
    <w:rsid w:val="00453CFB"/>
    <w:rsid w:val="004547B5"/>
    <w:rsid w:val="004551C8"/>
    <w:rsid w:val="004561EC"/>
    <w:rsid w:val="004565F0"/>
    <w:rsid w:val="004566A2"/>
    <w:rsid w:val="004567A6"/>
    <w:rsid w:val="00456AD9"/>
    <w:rsid w:val="00456D71"/>
    <w:rsid w:val="004572E9"/>
    <w:rsid w:val="00460053"/>
    <w:rsid w:val="004605F2"/>
    <w:rsid w:val="004608EE"/>
    <w:rsid w:val="00461481"/>
    <w:rsid w:val="00461807"/>
    <w:rsid w:val="004620D2"/>
    <w:rsid w:val="004627FF"/>
    <w:rsid w:val="004633EA"/>
    <w:rsid w:val="0046364D"/>
    <w:rsid w:val="00463DD1"/>
    <w:rsid w:val="00463DE5"/>
    <w:rsid w:val="00463F62"/>
    <w:rsid w:val="004657F0"/>
    <w:rsid w:val="00465B08"/>
    <w:rsid w:val="00465D2B"/>
    <w:rsid w:val="00465D89"/>
    <w:rsid w:val="004672F8"/>
    <w:rsid w:val="004676EF"/>
    <w:rsid w:val="0046776D"/>
    <w:rsid w:val="00467AA1"/>
    <w:rsid w:val="00467AC1"/>
    <w:rsid w:val="00467DD6"/>
    <w:rsid w:val="00470730"/>
    <w:rsid w:val="00471CD3"/>
    <w:rsid w:val="00471E29"/>
    <w:rsid w:val="00472177"/>
    <w:rsid w:val="004724DB"/>
    <w:rsid w:val="0047264B"/>
    <w:rsid w:val="00472955"/>
    <w:rsid w:val="00472A5D"/>
    <w:rsid w:val="00472F06"/>
    <w:rsid w:val="00473140"/>
    <w:rsid w:val="00473EA9"/>
    <w:rsid w:val="00474B68"/>
    <w:rsid w:val="00474E72"/>
    <w:rsid w:val="00474F79"/>
    <w:rsid w:val="004753BC"/>
    <w:rsid w:val="004766F0"/>
    <w:rsid w:val="00476785"/>
    <w:rsid w:val="00476AF5"/>
    <w:rsid w:val="00476BB6"/>
    <w:rsid w:val="00476E95"/>
    <w:rsid w:val="00477CB8"/>
    <w:rsid w:val="004801ED"/>
    <w:rsid w:val="00480938"/>
    <w:rsid w:val="004809C7"/>
    <w:rsid w:val="004813DD"/>
    <w:rsid w:val="00482746"/>
    <w:rsid w:val="004853B4"/>
    <w:rsid w:val="00485728"/>
    <w:rsid w:val="00485F50"/>
    <w:rsid w:val="00486F6C"/>
    <w:rsid w:val="00487476"/>
    <w:rsid w:val="00487510"/>
    <w:rsid w:val="0048755B"/>
    <w:rsid w:val="00487BC8"/>
    <w:rsid w:val="00490511"/>
    <w:rsid w:val="00491A08"/>
    <w:rsid w:val="0049244A"/>
    <w:rsid w:val="00492582"/>
    <w:rsid w:val="004926BB"/>
    <w:rsid w:val="004928F5"/>
    <w:rsid w:val="0049298E"/>
    <w:rsid w:val="00492A56"/>
    <w:rsid w:val="00492BA8"/>
    <w:rsid w:val="0049330A"/>
    <w:rsid w:val="00493542"/>
    <w:rsid w:val="00493784"/>
    <w:rsid w:val="00493C48"/>
    <w:rsid w:val="00493D1B"/>
    <w:rsid w:val="00493DEE"/>
    <w:rsid w:val="00494C3D"/>
    <w:rsid w:val="00495D2E"/>
    <w:rsid w:val="0049607F"/>
    <w:rsid w:val="004961D6"/>
    <w:rsid w:val="00497077"/>
    <w:rsid w:val="004970AE"/>
    <w:rsid w:val="00497719"/>
    <w:rsid w:val="00497828"/>
    <w:rsid w:val="0049787E"/>
    <w:rsid w:val="004A00E0"/>
    <w:rsid w:val="004A16F8"/>
    <w:rsid w:val="004A1C3E"/>
    <w:rsid w:val="004A20A2"/>
    <w:rsid w:val="004A28EE"/>
    <w:rsid w:val="004A3675"/>
    <w:rsid w:val="004A4720"/>
    <w:rsid w:val="004A4D26"/>
    <w:rsid w:val="004A4FB5"/>
    <w:rsid w:val="004A5BD0"/>
    <w:rsid w:val="004A6190"/>
    <w:rsid w:val="004A641E"/>
    <w:rsid w:val="004A6CFB"/>
    <w:rsid w:val="004A706C"/>
    <w:rsid w:val="004A7310"/>
    <w:rsid w:val="004A76D3"/>
    <w:rsid w:val="004A77CF"/>
    <w:rsid w:val="004A7CE6"/>
    <w:rsid w:val="004B0B62"/>
    <w:rsid w:val="004B1558"/>
    <w:rsid w:val="004B1788"/>
    <w:rsid w:val="004B181D"/>
    <w:rsid w:val="004B1B14"/>
    <w:rsid w:val="004B1C3C"/>
    <w:rsid w:val="004B1D44"/>
    <w:rsid w:val="004B2F60"/>
    <w:rsid w:val="004B3BAC"/>
    <w:rsid w:val="004B3BDF"/>
    <w:rsid w:val="004B5823"/>
    <w:rsid w:val="004B5956"/>
    <w:rsid w:val="004B6B4C"/>
    <w:rsid w:val="004B7485"/>
    <w:rsid w:val="004B7E57"/>
    <w:rsid w:val="004B7F55"/>
    <w:rsid w:val="004C0382"/>
    <w:rsid w:val="004C03E2"/>
    <w:rsid w:val="004C0CA8"/>
    <w:rsid w:val="004C10F4"/>
    <w:rsid w:val="004C1234"/>
    <w:rsid w:val="004C1BA4"/>
    <w:rsid w:val="004C2BD0"/>
    <w:rsid w:val="004C2FF9"/>
    <w:rsid w:val="004C330C"/>
    <w:rsid w:val="004C3494"/>
    <w:rsid w:val="004C3495"/>
    <w:rsid w:val="004C356E"/>
    <w:rsid w:val="004C37C7"/>
    <w:rsid w:val="004C4122"/>
    <w:rsid w:val="004C4477"/>
    <w:rsid w:val="004C476B"/>
    <w:rsid w:val="004C4C12"/>
    <w:rsid w:val="004C616A"/>
    <w:rsid w:val="004C648D"/>
    <w:rsid w:val="004C712E"/>
    <w:rsid w:val="004C759A"/>
    <w:rsid w:val="004C79D3"/>
    <w:rsid w:val="004D046D"/>
    <w:rsid w:val="004D05C4"/>
    <w:rsid w:val="004D11B3"/>
    <w:rsid w:val="004D17C8"/>
    <w:rsid w:val="004D1844"/>
    <w:rsid w:val="004D1E21"/>
    <w:rsid w:val="004D2615"/>
    <w:rsid w:val="004D28B1"/>
    <w:rsid w:val="004D2909"/>
    <w:rsid w:val="004D3D86"/>
    <w:rsid w:val="004D427A"/>
    <w:rsid w:val="004D42F8"/>
    <w:rsid w:val="004D4759"/>
    <w:rsid w:val="004D4CB4"/>
    <w:rsid w:val="004D4CF2"/>
    <w:rsid w:val="004D4DCB"/>
    <w:rsid w:val="004D6A22"/>
    <w:rsid w:val="004D6C8C"/>
    <w:rsid w:val="004D7B9B"/>
    <w:rsid w:val="004E15D6"/>
    <w:rsid w:val="004E1B4B"/>
    <w:rsid w:val="004E1EE7"/>
    <w:rsid w:val="004E2760"/>
    <w:rsid w:val="004E2CDA"/>
    <w:rsid w:val="004E419E"/>
    <w:rsid w:val="004E429F"/>
    <w:rsid w:val="004E6375"/>
    <w:rsid w:val="004E6559"/>
    <w:rsid w:val="004E6BE4"/>
    <w:rsid w:val="004E6E6C"/>
    <w:rsid w:val="004E75EF"/>
    <w:rsid w:val="004E76EA"/>
    <w:rsid w:val="004E78AD"/>
    <w:rsid w:val="004F0C72"/>
    <w:rsid w:val="004F1090"/>
    <w:rsid w:val="004F12EF"/>
    <w:rsid w:val="004F13E0"/>
    <w:rsid w:val="004F2353"/>
    <w:rsid w:val="004F2C80"/>
    <w:rsid w:val="004F2F16"/>
    <w:rsid w:val="004F2F8E"/>
    <w:rsid w:val="004F3523"/>
    <w:rsid w:val="004F38DC"/>
    <w:rsid w:val="004F3AEC"/>
    <w:rsid w:val="004F48A9"/>
    <w:rsid w:val="004F4B0F"/>
    <w:rsid w:val="004F4B3B"/>
    <w:rsid w:val="004F4C46"/>
    <w:rsid w:val="004F4CD9"/>
    <w:rsid w:val="004F5064"/>
    <w:rsid w:val="004F5B4E"/>
    <w:rsid w:val="004F5FBD"/>
    <w:rsid w:val="004F6186"/>
    <w:rsid w:val="004F61F7"/>
    <w:rsid w:val="004F64AA"/>
    <w:rsid w:val="004F77D8"/>
    <w:rsid w:val="004F79E0"/>
    <w:rsid w:val="004F7B52"/>
    <w:rsid w:val="004F7EDF"/>
    <w:rsid w:val="00500A64"/>
    <w:rsid w:val="00500BB6"/>
    <w:rsid w:val="005012B2"/>
    <w:rsid w:val="0050167F"/>
    <w:rsid w:val="00501CAD"/>
    <w:rsid w:val="00502FB0"/>
    <w:rsid w:val="005039B3"/>
    <w:rsid w:val="005040E3"/>
    <w:rsid w:val="00505048"/>
    <w:rsid w:val="005058F7"/>
    <w:rsid w:val="005059AD"/>
    <w:rsid w:val="005062F8"/>
    <w:rsid w:val="0050705E"/>
    <w:rsid w:val="0050780E"/>
    <w:rsid w:val="00507A8B"/>
    <w:rsid w:val="00507E5C"/>
    <w:rsid w:val="005101CE"/>
    <w:rsid w:val="00511AA6"/>
    <w:rsid w:val="0051201D"/>
    <w:rsid w:val="00512AB0"/>
    <w:rsid w:val="00513D4B"/>
    <w:rsid w:val="00513E09"/>
    <w:rsid w:val="0051443F"/>
    <w:rsid w:val="00514937"/>
    <w:rsid w:val="005152A4"/>
    <w:rsid w:val="005152F5"/>
    <w:rsid w:val="005153D2"/>
    <w:rsid w:val="00515E04"/>
    <w:rsid w:val="005161A8"/>
    <w:rsid w:val="005167BD"/>
    <w:rsid w:val="00516934"/>
    <w:rsid w:val="00516AE7"/>
    <w:rsid w:val="0051748D"/>
    <w:rsid w:val="005174F9"/>
    <w:rsid w:val="00517663"/>
    <w:rsid w:val="00517A52"/>
    <w:rsid w:val="00520461"/>
    <w:rsid w:val="00520AFD"/>
    <w:rsid w:val="00520B46"/>
    <w:rsid w:val="00521532"/>
    <w:rsid w:val="005215EC"/>
    <w:rsid w:val="00521ED5"/>
    <w:rsid w:val="00522300"/>
    <w:rsid w:val="00522D7F"/>
    <w:rsid w:val="00523072"/>
    <w:rsid w:val="005235C2"/>
    <w:rsid w:val="00524243"/>
    <w:rsid w:val="00524F8A"/>
    <w:rsid w:val="00525F89"/>
    <w:rsid w:val="00526114"/>
    <w:rsid w:val="005261E2"/>
    <w:rsid w:val="00526634"/>
    <w:rsid w:val="005274AF"/>
    <w:rsid w:val="00527796"/>
    <w:rsid w:val="00530124"/>
    <w:rsid w:val="00530AF8"/>
    <w:rsid w:val="00530CA8"/>
    <w:rsid w:val="00530D44"/>
    <w:rsid w:val="00530F0F"/>
    <w:rsid w:val="00531EE2"/>
    <w:rsid w:val="00532B77"/>
    <w:rsid w:val="00532E87"/>
    <w:rsid w:val="00533043"/>
    <w:rsid w:val="00533B94"/>
    <w:rsid w:val="00533D38"/>
    <w:rsid w:val="00534277"/>
    <w:rsid w:val="00534F92"/>
    <w:rsid w:val="00536265"/>
    <w:rsid w:val="005365F9"/>
    <w:rsid w:val="00537819"/>
    <w:rsid w:val="005407E4"/>
    <w:rsid w:val="00540F5B"/>
    <w:rsid w:val="00541508"/>
    <w:rsid w:val="00541914"/>
    <w:rsid w:val="00541B4B"/>
    <w:rsid w:val="0054256C"/>
    <w:rsid w:val="00542CD6"/>
    <w:rsid w:val="005436BC"/>
    <w:rsid w:val="00544732"/>
    <w:rsid w:val="00544A0B"/>
    <w:rsid w:val="00545634"/>
    <w:rsid w:val="00545AC2"/>
    <w:rsid w:val="0054610B"/>
    <w:rsid w:val="00546223"/>
    <w:rsid w:val="00546327"/>
    <w:rsid w:val="00546547"/>
    <w:rsid w:val="005467C2"/>
    <w:rsid w:val="00546A90"/>
    <w:rsid w:val="0054717A"/>
    <w:rsid w:val="00547341"/>
    <w:rsid w:val="00550E8A"/>
    <w:rsid w:val="00551564"/>
    <w:rsid w:val="00551663"/>
    <w:rsid w:val="00551C93"/>
    <w:rsid w:val="0055222A"/>
    <w:rsid w:val="00554738"/>
    <w:rsid w:val="00554D2E"/>
    <w:rsid w:val="00554ECC"/>
    <w:rsid w:val="00555934"/>
    <w:rsid w:val="00556802"/>
    <w:rsid w:val="00556894"/>
    <w:rsid w:val="00556D0B"/>
    <w:rsid w:val="00556ECC"/>
    <w:rsid w:val="00557064"/>
    <w:rsid w:val="0055792B"/>
    <w:rsid w:val="00557B98"/>
    <w:rsid w:val="00557DDC"/>
    <w:rsid w:val="0056115B"/>
    <w:rsid w:val="005621E8"/>
    <w:rsid w:val="0056242F"/>
    <w:rsid w:val="005628BB"/>
    <w:rsid w:val="005628CC"/>
    <w:rsid w:val="00562E93"/>
    <w:rsid w:val="00562EFD"/>
    <w:rsid w:val="00563364"/>
    <w:rsid w:val="005636AF"/>
    <w:rsid w:val="00563904"/>
    <w:rsid w:val="00563C34"/>
    <w:rsid w:val="005641BF"/>
    <w:rsid w:val="005669CF"/>
    <w:rsid w:val="00567342"/>
    <w:rsid w:val="0056761C"/>
    <w:rsid w:val="005676B7"/>
    <w:rsid w:val="0056797A"/>
    <w:rsid w:val="00567D2A"/>
    <w:rsid w:val="00567F7C"/>
    <w:rsid w:val="00570008"/>
    <w:rsid w:val="005700B9"/>
    <w:rsid w:val="00570CD1"/>
    <w:rsid w:val="00571364"/>
    <w:rsid w:val="00571A08"/>
    <w:rsid w:val="00571B7B"/>
    <w:rsid w:val="0057205D"/>
    <w:rsid w:val="0057257B"/>
    <w:rsid w:val="00572BB2"/>
    <w:rsid w:val="00573B06"/>
    <w:rsid w:val="0057408C"/>
    <w:rsid w:val="0057409C"/>
    <w:rsid w:val="00574530"/>
    <w:rsid w:val="00574BA7"/>
    <w:rsid w:val="00574FF5"/>
    <w:rsid w:val="00575686"/>
    <w:rsid w:val="00575C47"/>
    <w:rsid w:val="005761BB"/>
    <w:rsid w:val="005808D3"/>
    <w:rsid w:val="00580E1C"/>
    <w:rsid w:val="00581245"/>
    <w:rsid w:val="00581587"/>
    <w:rsid w:val="0058274F"/>
    <w:rsid w:val="00582ED4"/>
    <w:rsid w:val="005833D7"/>
    <w:rsid w:val="00583A02"/>
    <w:rsid w:val="00584466"/>
    <w:rsid w:val="00584C97"/>
    <w:rsid w:val="00584CFD"/>
    <w:rsid w:val="00585027"/>
    <w:rsid w:val="005852A1"/>
    <w:rsid w:val="00585BC7"/>
    <w:rsid w:val="00585CB9"/>
    <w:rsid w:val="00585D70"/>
    <w:rsid w:val="0058607F"/>
    <w:rsid w:val="00586510"/>
    <w:rsid w:val="00586D56"/>
    <w:rsid w:val="00587A36"/>
    <w:rsid w:val="005901DA"/>
    <w:rsid w:val="0059026A"/>
    <w:rsid w:val="00590400"/>
    <w:rsid w:val="005914E2"/>
    <w:rsid w:val="00591A98"/>
    <w:rsid w:val="0059205B"/>
    <w:rsid w:val="0059206A"/>
    <w:rsid w:val="0059208C"/>
    <w:rsid w:val="0059226E"/>
    <w:rsid w:val="00592BCB"/>
    <w:rsid w:val="005938D4"/>
    <w:rsid w:val="005945F3"/>
    <w:rsid w:val="00594668"/>
    <w:rsid w:val="00594736"/>
    <w:rsid w:val="00594D7E"/>
    <w:rsid w:val="00594EA9"/>
    <w:rsid w:val="00595A33"/>
    <w:rsid w:val="00595D2E"/>
    <w:rsid w:val="00595D5A"/>
    <w:rsid w:val="005963D5"/>
    <w:rsid w:val="00596535"/>
    <w:rsid w:val="00596869"/>
    <w:rsid w:val="00596E9B"/>
    <w:rsid w:val="00597242"/>
    <w:rsid w:val="005A0DF9"/>
    <w:rsid w:val="005A2526"/>
    <w:rsid w:val="005A272C"/>
    <w:rsid w:val="005A3244"/>
    <w:rsid w:val="005A33FF"/>
    <w:rsid w:val="005A5EDA"/>
    <w:rsid w:val="005A5FF3"/>
    <w:rsid w:val="005A66AF"/>
    <w:rsid w:val="005A673D"/>
    <w:rsid w:val="005A7765"/>
    <w:rsid w:val="005A7858"/>
    <w:rsid w:val="005A799D"/>
    <w:rsid w:val="005A7A90"/>
    <w:rsid w:val="005B04D5"/>
    <w:rsid w:val="005B0A37"/>
    <w:rsid w:val="005B1EFF"/>
    <w:rsid w:val="005B2135"/>
    <w:rsid w:val="005B2AF2"/>
    <w:rsid w:val="005B3256"/>
    <w:rsid w:val="005B3361"/>
    <w:rsid w:val="005B383E"/>
    <w:rsid w:val="005B3953"/>
    <w:rsid w:val="005B4BA0"/>
    <w:rsid w:val="005B5618"/>
    <w:rsid w:val="005B621B"/>
    <w:rsid w:val="005B6E0A"/>
    <w:rsid w:val="005B733A"/>
    <w:rsid w:val="005B7759"/>
    <w:rsid w:val="005B78D9"/>
    <w:rsid w:val="005B7DDF"/>
    <w:rsid w:val="005B7DE4"/>
    <w:rsid w:val="005C230E"/>
    <w:rsid w:val="005C243F"/>
    <w:rsid w:val="005C2539"/>
    <w:rsid w:val="005C370F"/>
    <w:rsid w:val="005C3903"/>
    <w:rsid w:val="005C3D33"/>
    <w:rsid w:val="005C4DAB"/>
    <w:rsid w:val="005C5BC7"/>
    <w:rsid w:val="005C6044"/>
    <w:rsid w:val="005C617E"/>
    <w:rsid w:val="005C67D9"/>
    <w:rsid w:val="005C6D2F"/>
    <w:rsid w:val="005D0258"/>
    <w:rsid w:val="005D1AD9"/>
    <w:rsid w:val="005D24CF"/>
    <w:rsid w:val="005D367B"/>
    <w:rsid w:val="005D3879"/>
    <w:rsid w:val="005D39BC"/>
    <w:rsid w:val="005D3DA8"/>
    <w:rsid w:val="005D41E8"/>
    <w:rsid w:val="005D4364"/>
    <w:rsid w:val="005D4993"/>
    <w:rsid w:val="005D49A8"/>
    <w:rsid w:val="005D6463"/>
    <w:rsid w:val="005D6A89"/>
    <w:rsid w:val="005D7BF0"/>
    <w:rsid w:val="005E00A1"/>
    <w:rsid w:val="005E182D"/>
    <w:rsid w:val="005E1CAA"/>
    <w:rsid w:val="005E1DCA"/>
    <w:rsid w:val="005E1DDE"/>
    <w:rsid w:val="005E25FF"/>
    <w:rsid w:val="005E2924"/>
    <w:rsid w:val="005E2C0B"/>
    <w:rsid w:val="005E301A"/>
    <w:rsid w:val="005E3062"/>
    <w:rsid w:val="005E3809"/>
    <w:rsid w:val="005E3C9C"/>
    <w:rsid w:val="005E40A2"/>
    <w:rsid w:val="005E4264"/>
    <w:rsid w:val="005E4609"/>
    <w:rsid w:val="005E4C78"/>
    <w:rsid w:val="005E4EAC"/>
    <w:rsid w:val="005E5117"/>
    <w:rsid w:val="005E57FE"/>
    <w:rsid w:val="005E5D9E"/>
    <w:rsid w:val="005E62B1"/>
    <w:rsid w:val="005E66A4"/>
    <w:rsid w:val="005E70E6"/>
    <w:rsid w:val="005E76CB"/>
    <w:rsid w:val="005E7881"/>
    <w:rsid w:val="005F036A"/>
    <w:rsid w:val="005F05E9"/>
    <w:rsid w:val="005F0D03"/>
    <w:rsid w:val="005F1AC1"/>
    <w:rsid w:val="005F200A"/>
    <w:rsid w:val="005F292E"/>
    <w:rsid w:val="005F3959"/>
    <w:rsid w:val="005F3AC4"/>
    <w:rsid w:val="005F42C8"/>
    <w:rsid w:val="005F42E5"/>
    <w:rsid w:val="005F48B5"/>
    <w:rsid w:val="005F4AA5"/>
    <w:rsid w:val="005F4C17"/>
    <w:rsid w:val="005F4FC0"/>
    <w:rsid w:val="005F5895"/>
    <w:rsid w:val="005F5950"/>
    <w:rsid w:val="005F7455"/>
    <w:rsid w:val="005F7F5D"/>
    <w:rsid w:val="006006B1"/>
    <w:rsid w:val="00600EEA"/>
    <w:rsid w:val="00600EF0"/>
    <w:rsid w:val="006010B5"/>
    <w:rsid w:val="0060121E"/>
    <w:rsid w:val="006016D0"/>
    <w:rsid w:val="006019F8"/>
    <w:rsid w:val="00602B1D"/>
    <w:rsid w:val="00602E64"/>
    <w:rsid w:val="006034B4"/>
    <w:rsid w:val="00603FB9"/>
    <w:rsid w:val="0060401D"/>
    <w:rsid w:val="00604797"/>
    <w:rsid w:val="00605233"/>
    <w:rsid w:val="006054FB"/>
    <w:rsid w:val="00605CAA"/>
    <w:rsid w:val="00606238"/>
    <w:rsid w:val="00606BC6"/>
    <w:rsid w:val="00606D6E"/>
    <w:rsid w:val="00607F77"/>
    <w:rsid w:val="00610437"/>
    <w:rsid w:val="00610D33"/>
    <w:rsid w:val="00610FE2"/>
    <w:rsid w:val="00611D1D"/>
    <w:rsid w:val="00611E2F"/>
    <w:rsid w:val="00611E5F"/>
    <w:rsid w:val="00612349"/>
    <w:rsid w:val="0061261B"/>
    <w:rsid w:val="006128D8"/>
    <w:rsid w:val="00612C3E"/>
    <w:rsid w:val="00612FEA"/>
    <w:rsid w:val="00613303"/>
    <w:rsid w:val="006137D7"/>
    <w:rsid w:val="00613B5B"/>
    <w:rsid w:val="0061409F"/>
    <w:rsid w:val="006142D8"/>
    <w:rsid w:val="0061445C"/>
    <w:rsid w:val="0061546A"/>
    <w:rsid w:val="00615B00"/>
    <w:rsid w:val="00616393"/>
    <w:rsid w:val="0061762E"/>
    <w:rsid w:val="00620A4B"/>
    <w:rsid w:val="006212E3"/>
    <w:rsid w:val="00621561"/>
    <w:rsid w:val="00621CBD"/>
    <w:rsid w:val="0062201A"/>
    <w:rsid w:val="00622291"/>
    <w:rsid w:val="00622CFA"/>
    <w:rsid w:val="00623F73"/>
    <w:rsid w:val="00625457"/>
    <w:rsid w:val="00625D14"/>
    <w:rsid w:val="00625D5F"/>
    <w:rsid w:val="00625E16"/>
    <w:rsid w:val="00626341"/>
    <w:rsid w:val="00627137"/>
    <w:rsid w:val="00627688"/>
    <w:rsid w:val="006277A5"/>
    <w:rsid w:val="00627D20"/>
    <w:rsid w:val="00631E99"/>
    <w:rsid w:val="0063217B"/>
    <w:rsid w:val="00632CDD"/>
    <w:rsid w:val="00632EB0"/>
    <w:rsid w:val="00632F7A"/>
    <w:rsid w:val="0063324C"/>
    <w:rsid w:val="00633DA2"/>
    <w:rsid w:val="00633DE2"/>
    <w:rsid w:val="00635A5A"/>
    <w:rsid w:val="00635B77"/>
    <w:rsid w:val="006369D9"/>
    <w:rsid w:val="00636F01"/>
    <w:rsid w:val="0063788A"/>
    <w:rsid w:val="00637F76"/>
    <w:rsid w:val="00640C07"/>
    <w:rsid w:val="00640D33"/>
    <w:rsid w:val="00640EC1"/>
    <w:rsid w:val="0064173D"/>
    <w:rsid w:val="006419A8"/>
    <w:rsid w:val="00641AF4"/>
    <w:rsid w:val="00642718"/>
    <w:rsid w:val="00642A7E"/>
    <w:rsid w:val="00642DF5"/>
    <w:rsid w:val="006437D4"/>
    <w:rsid w:val="006441CF"/>
    <w:rsid w:val="006442D9"/>
    <w:rsid w:val="00644585"/>
    <w:rsid w:val="00644A9E"/>
    <w:rsid w:val="00644E32"/>
    <w:rsid w:val="00645CFE"/>
    <w:rsid w:val="0064626B"/>
    <w:rsid w:val="0064642E"/>
    <w:rsid w:val="006464AC"/>
    <w:rsid w:val="00646E1C"/>
    <w:rsid w:val="006475CE"/>
    <w:rsid w:val="00647876"/>
    <w:rsid w:val="0065035A"/>
    <w:rsid w:val="006509B6"/>
    <w:rsid w:val="00650B80"/>
    <w:rsid w:val="0065123F"/>
    <w:rsid w:val="006523E0"/>
    <w:rsid w:val="00652B3D"/>
    <w:rsid w:val="00652CBE"/>
    <w:rsid w:val="00652D0C"/>
    <w:rsid w:val="00652FF2"/>
    <w:rsid w:val="00653B54"/>
    <w:rsid w:val="00653EA7"/>
    <w:rsid w:val="0065474C"/>
    <w:rsid w:val="00654766"/>
    <w:rsid w:val="006549CE"/>
    <w:rsid w:val="00654FD6"/>
    <w:rsid w:val="006554ED"/>
    <w:rsid w:val="00655E5E"/>
    <w:rsid w:val="00656372"/>
    <w:rsid w:val="00657B83"/>
    <w:rsid w:val="00657C57"/>
    <w:rsid w:val="006605A1"/>
    <w:rsid w:val="00660B00"/>
    <w:rsid w:val="00660BEE"/>
    <w:rsid w:val="0066112D"/>
    <w:rsid w:val="00661968"/>
    <w:rsid w:val="00663516"/>
    <w:rsid w:val="0066469B"/>
    <w:rsid w:val="006653AF"/>
    <w:rsid w:val="00666029"/>
    <w:rsid w:val="00667164"/>
    <w:rsid w:val="0066745B"/>
    <w:rsid w:val="00670223"/>
    <w:rsid w:val="006706CF"/>
    <w:rsid w:val="00670702"/>
    <w:rsid w:val="00671529"/>
    <w:rsid w:val="00671A10"/>
    <w:rsid w:val="0067210F"/>
    <w:rsid w:val="006738E4"/>
    <w:rsid w:val="00673D74"/>
    <w:rsid w:val="00673FA6"/>
    <w:rsid w:val="00674B48"/>
    <w:rsid w:val="00674B9A"/>
    <w:rsid w:val="00675046"/>
    <w:rsid w:val="006750F3"/>
    <w:rsid w:val="0067546C"/>
    <w:rsid w:val="006757CC"/>
    <w:rsid w:val="0067615C"/>
    <w:rsid w:val="006769E5"/>
    <w:rsid w:val="00676D86"/>
    <w:rsid w:val="00680A1F"/>
    <w:rsid w:val="006812C8"/>
    <w:rsid w:val="00681C85"/>
    <w:rsid w:val="00681ED0"/>
    <w:rsid w:val="0068286F"/>
    <w:rsid w:val="0068300F"/>
    <w:rsid w:val="00683812"/>
    <w:rsid w:val="006843A3"/>
    <w:rsid w:val="006845F9"/>
    <w:rsid w:val="00684FEF"/>
    <w:rsid w:val="00685656"/>
    <w:rsid w:val="00685935"/>
    <w:rsid w:val="00685E27"/>
    <w:rsid w:val="006864A5"/>
    <w:rsid w:val="006865DC"/>
    <w:rsid w:val="00686671"/>
    <w:rsid w:val="0068695A"/>
    <w:rsid w:val="006869E2"/>
    <w:rsid w:val="00686B5C"/>
    <w:rsid w:val="00687536"/>
    <w:rsid w:val="00687C76"/>
    <w:rsid w:val="00687E94"/>
    <w:rsid w:val="00690970"/>
    <w:rsid w:val="00690C71"/>
    <w:rsid w:val="006912CA"/>
    <w:rsid w:val="00691591"/>
    <w:rsid w:val="00691986"/>
    <w:rsid w:val="006920EB"/>
    <w:rsid w:val="006923F3"/>
    <w:rsid w:val="006927B7"/>
    <w:rsid w:val="00693009"/>
    <w:rsid w:val="00693DDB"/>
    <w:rsid w:val="006941B4"/>
    <w:rsid w:val="00694213"/>
    <w:rsid w:val="006948BF"/>
    <w:rsid w:val="006951BA"/>
    <w:rsid w:val="00695E5F"/>
    <w:rsid w:val="00696821"/>
    <w:rsid w:val="00696FA7"/>
    <w:rsid w:val="00697002"/>
    <w:rsid w:val="00697541"/>
    <w:rsid w:val="0069787E"/>
    <w:rsid w:val="006978A6"/>
    <w:rsid w:val="00697AEA"/>
    <w:rsid w:val="00697BC1"/>
    <w:rsid w:val="006A0485"/>
    <w:rsid w:val="006A0ED8"/>
    <w:rsid w:val="006A0F00"/>
    <w:rsid w:val="006A0F64"/>
    <w:rsid w:val="006A102E"/>
    <w:rsid w:val="006A11BF"/>
    <w:rsid w:val="006A1628"/>
    <w:rsid w:val="006A1F80"/>
    <w:rsid w:val="006A3EC8"/>
    <w:rsid w:val="006A4513"/>
    <w:rsid w:val="006A46D7"/>
    <w:rsid w:val="006A5100"/>
    <w:rsid w:val="006A556D"/>
    <w:rsid w:val="006A6046"/>
    <w:rsid w:val="006A6466"/>
    <w:rsid w:val="006A6671"/>
    <w:rsid w:val="006A6B79"/>
    <w:rsid w:val="006A6EFD"/>
    <w:rsid w:val="006A71B3"/>
    <w:rsid w:val="006A7528"/>
    <w:rsid w:val="006A7B25"/>
    <w:rsid w:val="006A7DE1"/>
    <w:rsid w:val="006B0A44"/>
    <w:rsid w:val="006B126E"/>
    <w:rsid w:val="006B18BA"/>
    <w:rsid w:val="006B1F5E"/>
    <w:rsid w:val="006B259B"/>
    <w:rsid w:val="006B3A68"/>
    <w:rsid w:val="006B4109"/>
    <w:rsid w:val="006B41F7"/>
    <w:rsid w:val="006B6139"/>
    <w:rsid w:val="006B7E65"/>
    <w:rsid w:val="006C08D5"/>
    <w:rsid w:val="006C0BF8"/>
    <w:rsid w:val="006C1445"/>
    <w:rsid w:val="006C1671"/>
    <w:rsid w:val="006C197D"/>
    <w:rsid w:val="006C24E9"/>
    <w:rsid w:val="006C2F96"/>
    <w:rsid w:val="006C41EC"/>
    <w:rsid w:val="006C4CA0"/>
    <w:rsid w:val="006C4EB3"/>
    <w:rsid w:val="006C52A2"/>
    <w:rsid w:val="006C585F"/>
    <w:rsid w:val="006C62F5"/>
    <w:rsid w:val="006C65A8"/>
    <w:rsid w:val="006C69E7"/>
    <w:rsid w:val="006C6EB1"/>
    <w:rsid w:val="006D133A"/>
    <w:rsid w:val="006D141B"/>
    <w:rsid w:val="006D14DD"/>
    <w:rsid w:val="006D15D7"/>
    <w:rsid w:val="006D1C90"/>
    <w:rsid w:val="006D1F29"/>
    <w:rsid w:val="006D2189"/>
    <w:rsid w:val="006D24D8"/>
    <w:rsid w:val="006D3A4A"/>
    <w:rsid w:val="006D4E19"/>
    <w:rsid w:val="006D4FA5"/>
    <w:rsid w:val="006D573B"/>
    <w:rsid w:val="006D588E"/>
    <w:rsid w:val="006D596F"/>
    <w:rsid w:val="006D5CA8"/>
    <w:rsid w:val="006D5DCA"/>
    <w:rsid w:val="006D6292"/>
    <w:rsid w:val="006D6EE5"/>
    <w:rsid w:val="006D7AD6"/>
    <w:rsid w:val="006E028B"/>
    <w:rsid w:val="006E0CB7"/>
    <w:rsid w:val="006E0D4E"/>
    <w:rsid w:val="006E191B"/>
    <w:rsid w:val="006E1C59"/>
    <w:rsid w:val="006E1DB4"/>
    <w:rsid w:val="006E1F68"/>
    <w:rsid w:val="006E24AF"/>
    <w:rsid w:val="006E2716"/>
    <w:rsid w:val="006E2BBF"/>
    <w:rsid w:val="006E2CF4"/>
    <w:rsid w:val="006E30F5"/>
    <w:rsid w:val="006E33B8"/>
    <w:rsid w:val="006E3D1C"/>
    <w:rsid w:val="006E44AB"/>
    <w:rsid w:val="006E4851"/>
    <w:rsid w:val="006E5080"/>
    <w:rsid w:val="006E559C"/>
    <w:rsid w:val="006E55AA"/>
    <w:rsid w:val="006E5A9F"/>
    <w:rsid w:val="006E6734"/>
    <w:rsid w:val="006E6A3C"/>
    <w:rsid w:val="006F060A"/>
    <w:rsid w:val="006F0722"/>
    <w:rsid w:val="006F0A03"/>
    <w:rsid w:val="006F1158"/>
    <w:rsid w:val="006F12F7"/>
    <w:rsid w:val="006F141F"/>
    <w:rsid w:val="006F18B6"/>
    <w:rsid w:val="006F32E5"/>
    <w:rsid w:val="006F3787"/>
    <w:rsid w:val="006F3914"/>
    <w:rsid w:val="006F3DEA"/>
    <w:rsid w:val="006F3EA4"/>
    <w:rsid w:val="006F427A"/>
    <w:rsid w:val="006F454B"/>
    <w:rsid w:val="006F5303"/>
    <w:rsid w:val="006F5E90"/>
    <w:rsid w:val="006F6775"/>
    <w:rsid w:val="006F68D0"/>
    <w:rsid w:val="006F6E13"/>
    <w:rsid w:val="006F70E2"/>
    <w:rsid w:val="006F77A5"/>
    <w:rsid w:val="006F7D1E"/>
    <w:rsid w:val="007018ED"/>
    <w:rsid w:val="007024CF"/>
    <w:rsid w:val="0070268D"/>
    <w:rsid w:val="007026CE"/>
    <w:rsid w:val="00702737"/>
    <w:rsid w:val="007027B5"/>
    <w:rsid w:val="00702836"/>
    <w:rsid w:val="00702F8E"/>
    <w:rsid w:val="007036EC"/>
    <w:rsid w:val="00704A4E"/>
    <w:rsid w:val="00704D0D"/>
    <w:rsid w:val="007051A2"/>
    <w:rsid w:val="007051B0"/>
    <w:rsid w:val="00705212"/>
    <w:rsid w:val="00705784"/>
    <w:rsid w:val="00705E5F"/>
    <w:rsid w:val="00706165"/>
    <w:rsid w:val="00706350"/>
    <w:rsid w:val="0070707A"/>
    <w:rsid w:val="0070727D"/>
    <w:rsid w:val="00707315"/>
    <w:rsid w:val="007104A2"/>
    <w:rsid w:val="0071079A"/>
    <w:rsid w:val="0071096D"/>
    <w:rsid w:val="00710A2D"/>
    <w:rsid w:val="0071166A"/>
    <w:rsid w:val="00711F82"/>
    <w:rsid w:val="00712180"/>
    <w:rsid w:val="00712481"/>
    <w:rsid w:val="00712765"/>
    <w:rsid w:val="007138BE"/>
    <w:rsid w:val="0071396E"/>
    <w:rsid w:val="00714380"/>
    <w:rsid w:val="00714DD4"/>
    <w:rsid w:val="007152EF"/>
    <w:rsid w:val="0071547D"/>
    <w:rsid w:val="00715D8A"/>
    <w:rsid w:val="007170FE"/>
    <w:rsid w:val="0071773D"/>
    <w:rsid w:val="00717765"/>
    <w:rsid w:val="00717C56"/>
    <w:rsid w:val="00720053"/>
    <w:rsid w:val="00720277"/>
    <w:rsid w:val="007205D1"/>
    <w:rsid w:val="00720FA4"/>
    <w:rsid w:val="007216AE"/>
    <w:rsid w:val="00721C8C"/>
    <w:rsid w:val="00721CD3"/>
    <w:rsid w:val="007226DA"/>
    <w:rsid w:val="00722840"/>
    <w:rsid w:val="00723FB5"/>
    <w:rsid w:val="0072433D"/>
    <w:rsid w:val="00724AE5"/>
    <w:rsid w:val="0072589C"/>
    <w:rsid w:val="007267C6"/>
    <w:rsid w:val="007268AA"/>
    <w:rsid w:val="007271D5"/>
    <w:rsid w:val="007274EC"/>
    <w:rsid w:val="00727A90"/>
    <w:rsid w:val="00727FE7"/>
    <w:rsid w:val="00730E20"/>
    <w:rsid w:val="00730EAA"/>
    <w:rsid w:val="00731244"/>
    <w:rsid w:val="00731439"/>
    <w:rsid w:val="007315B3"/>
    <w:rsid w:val="00731C31"/>
    <w:rsid w:val="007327A4"/>
    <w:rsid w:val="00732B6B"/>
    <w:rsid w:val="00732D1B"/>
    <w:rsid w:val="00732E8A"/>
    <w:rsid w:val="00732EFF"/>
    <w:rsid w:val="00733257"/>
    <w:rsid w:val="007333DB"/>
    <w:rsid w:val="0073381F"/>
    <w:rsid w:val="00735178"/>
    <w:rsid w:val="0073635B"/>
    <w:rsid w:val="00736BD7"/>
    <w:rsid w:val="007371F4"/>
    <w:rsid w:val="00737799"/>
    <w:rsid w:val="00737C31"/>
    <w:rsid w:val="00740354"/>
    <w:rsid w:val="00740670"/>
    <w:rsid w:val="00740941"/>
    <w:rsid w:val="00740A11"/>
    <w:rsid w:val="00740C65"/>
    <w:rsid w:val="00740E44"/>
    <w:rsid w:val="00740E47"/>
    <w:rsid w:val="00740FE2"/>
    <w:rsid w:val="007410A0"/>
    <w:rsid w:val="00741C31"/>
    <w:rsid w:val="0074202C"/>
    <w:rsid w:val="0074272B"/>
    <w:rsid w:val="007427A6"/>
    <w:rsid w:val="00742854"/>
    <w:rsid w:val="00742EA2"/>
    <w:rsid w:val="00743CE6"/>
    <w:rsid w:val="00743E9C"/>
    <w:rsid w:val="0074492B"/>
    <w:rsid w:val="007455C4"/>
    <w:rsid w:val="0074561D"/>
    <w:rsid w:val="007458A0"/>
    <w:rsid w:val="00745F74"/>
    <w:rsid w:val="00746CA8"/>
    <w:rsid w:val="007471A5"/>
    <w:rsid w:val="00747900"/>
    <w:rsid w:val="00747C1B"/>
    <w:rsid w:val="00747D85"/>
    <w:rsid w:val="00747E17"/>
    <w:rsid w:val="007501C9"/>
    <w:rsid w:val="00750378"/>
    <w:rsid w:val="00750F36"/>
    <w:rsid w:val="0075118B"/>
    <w:rsid w:val="007515E3"/>
    <w:rsid w:val="0075163A"/>
    <w:rsid w:val="00752777"/>
    <w:rsid w:val="0075295A"/>
    <w:rsid w:val="00752CB0"/>
    <w:rsid w:val="00752DA7"/>
    <w:rsid w:val="0075379C"/>
    <w:rsid w:val="00753C71"/>
    <w:rsid w:val="00754997"/>
    <w:rsid w:val="00754E7B"/>
    <w:rsid w:val="00754F22"/>
    <w:rsid w:val="00755377"/>
    <w:rsid w:val="007557EA"/>
    <w:rsid w:val="00755A2C"/>
    <w:rsid w:val="00755BFA"/>
    <w:rsid w:val="00755D70"/>
    <w:rsid w:val="00755E2C"/>
    <w:rsid w:val="007568C4"/>
    <w:rsid w:val="00756EE3"/>
    <w:rsid w:val="00760849"/>
    <w:rsid w:val="00760BFD"/>
    <w:rsid w:val="00760DA3"/>
    <w:rsid w:val="0076104E"/>
    <w:rsid w:val="0076277A"/>
    <w:rsid w:val="00762A3A"/>
    <w:rsid w:val="0076344B"/>
    <w:rsid w:val="00763BA7"/>
    <w:rsid w:val="0076442A"/>
    <w:rsid w:val="00765288"/>
    <w:rsid w:val="007658D3"/>
    <w:rsid w:val="00765A7B"/>
    <w:rsid w:val="00765F31"/>
    <w:rsid w:val="00767BD7"/>
    <w:rsid w:val="007705AB"/>
    <w:rsid w:val="0077063C"/>
    <w:rsid w:val="007706B0"/>
    <w:rsid w:val="0077231E"/>
    <w:rsid w:val="007723F7"/>
    <w:rsid w:val="00772DAC"/>
    <w:rsid w:val="00773876"/>
    <w:rsid w:val="00773E7B"/>
    <w:rsid w:val="00775140"/>
    <w:rsid w:val="00775221"/>
    <w:rsid w:val="00775849"/>
    <w:rsid w:val="00776096"/>
    <w:rsid w:val="0077648A"/>
    <w:rsid w:val="0077682B"/>
    <w:rsid w:val="0077684D"/>
    <w:rsid w:val="00776BD8"/>
    <w:rsid w:val="00777E46"/>
    <w:rsid w:val="0078025D"/>
    <w:rsid w:val="007808E0"/>
    <w:rsid w:val="00780E2F"/>
    <w:rsid w:val="007812DC"/>
    <w:rsid w:val="007830AC"/>
    <w:rsid w:val="00783B6F"/>
    <w:rsid w:val="00785943"/>
    <w:rsid w:val="00785A14"/>
    <w:rsid w:val="00785BD5"/>
    <w:rsid w:val="00786113"/>
    <w:rsid w:val="007865AE"/>
    <w:rsid w:val="00786BE6"/>
    <w:rsid w:val="00787831"/>
    <w:rsid w:val="007879C3"/>
    <w:rsid w:val="00790328"/>
    <w:rsid w:val="00791246"/>
    <w:rsid w:val="007915BB"/>
    <w:rsid w:val="007916AF"/>
    <w:rsid w:val="0079179F"/>
    <w:rsid w:val="007917D0"/>
    <w:rsid w:val="00791833"/>
    <w:rsid w:val="00792508"/>
    <w:rsid w:val="00793ECA"/>
    <w:rsid w:val="00794272"/>
    <w:rsid w:val="007959F7"/>
    <w:rsid w:val="00795A65"/>
    <w:rsid w:val="00796539"/>
    <w:rsid w:val="00796965"/>
    <w:rsid w:val="00796E07"/>
    <w:rsid w:val="007A058A"/>
    <w:rsid w:val="007A0BF6"/>
    <w:rsid w:val="007A119F"/>
    <w:rsid w:val="007A1773"/>
    <w:rsid w:val="007A2038"/>
    <w:rsid w:val="007A20FA"/>
    <w:rsid w:val="007A281F"/>
    <w:rsid w:val="007A2BCF"/>
    <w:rsid w:val="007A3261"/>
    <w:rsid w:val="007A4443"/>
    <w:rsid w:val="007A44E3"/>
    <w:rsid w:val="007A483A"/>
    <w:rsid w:val="007A4AD9"/>
    <w:rsid w:val="007A549C"/>
    <w:rsid w:val="007A5913"/>
    <w:rsid w:val="007A6B80"/>
    <w:rsid w:val="007A7176"/>
    <w:rsid w:val="007A74E9"/>
    <w:rsid w:val="007A7663"/>
    <w:rsid w:val="007A7E4E"/>
    <w:rsid w:val="007B092D"/>
    <w:rsid w:val="007B0A1F"/>
    <w:rsid w:val="007B0FD7"/>
    <w:rsid w:val="007B17E5"/>
    <w:rsid w:val="007B1F99"/>
    <w:rsid w:val="007B235D"/>
    <w:rsid w:val="007B237B"/>
    <w:rsid w:val="007B282F"/>
    <w:rsid w:val="007B2A61"/>
    <w:rsid w:val="007B2DBA"/>
    <w:rsid w:val="007B2EB9"/>
    <w:rsid w:val="007B3440"/>
    <w:rsid w:val="007B3C7F"/>
    <w:rsid w:val="007B3DCC"/>
    <w:rsid w:val="007B5AAD"/>
    <w:rsid w:val="007B5DD2"/>
    <w:rsid w:val="007B62B9"/>
    <w:rsid w:val="007B7C9D"/>
    <w:rsid w:val="007C1168"/>
    <w:rsid w:val="007C18DA"/>
    <w:rsid w:val="007C1AE6"/>
    <w:rsid w:val="007C22A8"/>
    <w:rsid w:val="007C23F5"/>
    <w:rsid w:val="007C2704"/>
    <w:rsid w:val="007C2B37"/>
    <w:rsid w:val="007C390F"/>
    <w:rsid w:val="007C3EDE"/>
    <w:rsid w:val="007C4B84"/>
    <w:rsid w:val="007C55CA"/>
    <w:rsid w:val="007C57B2"/>
    <w:rsid w:val="007C779E"/>
    <w:rsid w:val="007C7908"/>
    <w:rsid w:val="007C7B8E"/>
    <w:rsid w:val="007C7BEC"/>
    <w:rsid w:val="007C7CB1"/>
    <w:rsid w:val="007D0717"/>
    <w:rsid w:val="007D12A6"/>
    <w:rsid w:val="007D15D2"/>
    <w:rsid w:val="007D372F"/>
    <w:rsid w:val="007D3B97"/>
    <w:rsid w:val="007D412A"/>
    <w:rsid w:val="007D4163"/>
    <w:rsid w:val="007D4236"/>
    <w:rsid w:val="007D4498"/>
    <w:rsid w:val="007D489F"/>
    <w:rsid w:val="007D499B"/>
    <w:rsid w:val="007D53F1"/>
    <w:rsid w:val="007D6E25"/>
    <w:rsid w:val="007D7270"/>
    <w:rsid w:val="007D7AA0"/>
    <w:rsid w:val="007E01DD"/>
    <w:rsid w:val="007E036D"/>
    <w:rsid w:val="007E0448"/>
    <w:rsid w:val="007E07C8"/>
    <w:rsid w:val="007E09E3"/>
    <w:rsid w:val="007E1119"/>
    <w:rsid w:val="007E123B"/>
    <w:rsid w:val="007E1369"/>
    <w:rsid w:val="007E14AF"/>
    <w:rsid w:val="007E1826"/>
    <w:rsid w:val="007E19E1"/>
    <w:rsid w:val="007E1CD3"/>
    <w:rsid w:val="007E217A"/>
    <w:rsid w:val="007E2535"/>
    <w:rsid w:val="007E338A"/>
    <w:rsid w:val="007E393D"/>
    <w:rsid w:val="007E3AD0"/>
    <w:rsid w:val="007E3BB7"/>
    <w:rsid w:val="007E4191"/>
    <w:rsid w:val="007E4680"/>
    <w:rsid w:val="007E54D7"/>
    <w:rsid w:val="007E5684"/>
    <w:rsid w:val="007E570A"/>
    <w:rsid w:val="007E62F9"/>
    <w:rsid w:val="007E64E3"/>
    <w:rsid w:val="007E6697"/>
    <w:rsid w:val="007E694D"/>
    <w:rsid w:val="007E7189"/>
    <w:rsid w:val="007F02C8"/>
    <w:rsid w:val="007F0CBF"/>
    <w:rsid w:val="007F1048"/>
    <w:rsid w:val="007F176E"/>
    <w:rsid w:val="007F1BD8"/>
    <w:rsid w:val="007F1DFD"/>
    <w:rsid w:val="007F2205"/>
    <w:rsid w:val="007F2550"/>
    <w:rsid w:val="007F283A"/>
    <w:rsid w:val="007F2D0A"/>
    <w:rsid w:val="007F2DA6"/>
    <w:rsid w:val="007F34B5"/>
    <w:rsid w:val="007F3BD2"/>
    <w:rsid w:val="007F4052"/>
    <w:rsid w:val="007F52B6"/>
    <w:rsid w:val="007F5C11"/>
    <w:rsid w:val="007F6178"/>
    <w:rsid w:val="007F6D69"/>
    <w:rsid w:val="007F7210"/>
    <w:rsid w:val="007F772D"/>
    <w:rsid w:val="007F7A26"/>
    <w:rsid w:val="008008BD"/>
    <w:rsid w:val="0080099C"/>
    <w:rsid w:val="00800F77"/>
    <w:rsid w:val="00801690"/>
    <w:rsid w:val="0080193F"/>
    <w:rsid w:val="00801A93"/>
    <w:rsid w:val="008020C0"/>
    <w:rsid w:val="00802A9E"/>
    <w:rsid w:val="00802BA0"/>
    <w:rsid w:val="00802C72"/>
    <w:rsid w:val="00802FB8"/>
    <w:rsid w:val="00803910"/>
    <w:rsid w:val="00803B19"/>
    <w:rsid w:val="00803D89"/>
    <w:rsid w:val="00804113"/>
    <w:rsid w:val="00804387"/>
    <w:rsid w:val="0080486C"/>
    <w:rsid w:val="00804A0C"/>
    <w:rsid w:val="00805840"/>
    <w:rsid w:val="00805FF3"/>
    <w:rsid w:val="00806E00"/>
    <w:rsid w:val="008075A1"/>
    <w:rsid w:val="00807911"/>
    <w:rsid w:val="00810583"/>
    <w:rsid w:val="00810ADA"/>
    <w:rsid w:val="00810B55"/>
    <w:rsid w:val="00810E49"/>
    <w:rsid w:val="008112BB"/>
    <w:rsid w:val="00812802"/>
    <w:rsid w:val="00812974"/>
    <w:rsid w:val="008134DF"/>
    <w:rsid w:val="008134E9"/>
    <w:rsid w:val="00813A73"/>
    <w:rsid w:val="00814BF3"/>
    <w:rsid w:val="00815DDD"/>
    <w:rsid w:val="00815E14"/>
    <w:rsid w:val="00815F4C"/>
    <w:rsid w:val="00816C2B"/>
    <w:rsid w:val="00817877"/>
    <w:rsid w:val="00817FC2"/>
    <w:rsid w:val="00817FD3"/>
    <w:rsid w:val="008203D0"/>
    <w:rsid w:val="0082047D"/>
    <w:rsid w:val="00820593"/>
    <w:rsid w:val="0082112A"/>
    <w:rsid w:val="00821469"/>
    <w:rsid w:val="008219C7"/>
    <w:rsid w:val="00821AC2"/>
    <w:rsid w:val="008225A8"/>
    <w:rsid w:val="00822891"/>
    <w:rsid w:val="0082360A"/>
    <w:rsid w:val="00823C45"/>
    <w:rsid w:val="00823D83"/>
    <w:rsid w:val="00824218"/>
    <w:rsid w:val="0082437D"/>
    <w:rsid w:val="00824A4C"/>
    <w:rsid w:val="00825BE9"/>
    <w:rsid w:val="00826844"/>
    <w:rsid w:val="00826A47"/>
    <w:rsid w:val="00826B90"/>
    <w:rsid w:val="00826C65"/>
    <w:rsid w:val="00826F9E"/>
    <w:rsid w:val="0082767F"/>
    <w:rsid w:val="00830E5D"/>
    <w:rsid w:val="008313FC"/>
    <w:rsid w:val="008317A9"/>
    <w:rsid w:val="008317AE"/>
    <w:rsid w:val="008320CD"/>
    <w:rsid w:val="0083218B"/>
    <w:rsid w:val="00832D66"/>
    <w:rsid w:val="00833C27"/>
    <w:rsid w:val="00833D25"/>
    <w:rsid w:val="00833F2C"/>
    <w:rsid w:val="00834294"/>
    <w:rsid w:val="00834671"/>
    <w:rsid w:val="00835A87"/>
    <w:rsid w:val="00835F04"/>
    <w:rsid w:val="008361A7"/>
    <w:rsid w:val="00836CD5"/>
    <w:rsid w:val="00836D7F"/>
    <w:rsid w:val="008375AA"/>
    <w:rsid w:val="00837CC3"/>
    <w:rsid w:val="00837EEA"/>
    <w:rsid w:val="008402A4"/>
    <w:rsid w:val="00840381"/>
    <w:rsid w:val="00840CC7"/>
    <w:rsid w:val="00841643"/>
    <w:rsid w:val="008416DA"/>
    <w:rsid w:val="00841890"/>
    <w:rsid w:val="00841CA5"/>
    <w:rsid w:val="00841FD9"/>
    <w:rsid w:val="008423C4"/>
    <w:rsid w:val="008431A1"/>
    <w:rsid w:val="00843579"/>
    <w:rsid w:val="00843D7C"/>
    <w:rsid w:val="00843F36"/>
    <w:rsid w:val="00844754"/>
    <w:rsid w:val="00845AC3"/>
    <w:rsid w:val="00845F9C"/>
    <w:rsid w:val="008464D4"/>
    <w:rsid w:val="00846686"/>
    <w:rsid w:val="00846AF8"/>
    <w:rsid w:val="00846E96"/>
    <w:rsid w:val="00847A8A"/>
    <w:rsid w:val="00847B1A"/>
    <w:rsid w:val="00847D36"/>
    <w:rsid w:val="00850E68"/>
    <w:rsid w:val="00851001"/>
    <w:rsid w:val="008513B6"/>
    <w:rsid w:val="00851687"/>
    <w:rsid w:val="00851717"/>
    <w:rsid w:val="00851D6F"/>
    <w:rsid w:val="0085229E"/>
    <w:rsid w:val="00852A45"/>
    <w:rsid w:val="00852CD5"/>
    <w:rsid w:val="00852EDB"/>
    <w:rsid w:val="00853819"/>
    <w:rsid w:val="00853E5C"/>
    <w:rsid w:val="0085520B"/>
    <w:rsid w:val="00855598"/>
    <w:rsid w:val="00855B59"/>
    <w:rsid w:val="00855C7C"/>
    <w:rsid w:val="008572B8"/>
    <w:rsid w:val="00857A48"/>
    <w:rsid w:val="008601B2"/>
    <w:rsid w:val="0086028B"/>
    <w:rsid w:val="00860C65"/>
    <w:rsid w:val="0086151B"/>
    <w:rsid w:val="008616A0"/>
    <w:rsid w:val="0086181E"/>
    <w:rsid w:val="00861A49"/>
    <w:rsid w:val="00861BF5"/>
    <w:rsid w:val="00861EDC"/>
    <w:rsid w:val="00861FC3"/>
    <w:rsid w:val="008628B3"/>
    <w:rsid w:val="00862F24"/>
    <w:rsid w:val="00862FA5"/>
    <w:rsid w:val="00863514"/>
    <w:rsid w:val="0086366A"/>
    <w:rsid w:val="00864349"/>
    <w:rsid w:val="0086484D"/>
    <w:rsid w:val="00865362"/>
    <w:rsid w:val="00865A81"/>
    <w:rsid w:val="00865B5A"/>
    <w:rsid w:val="00866074"/>
    <w:rsid w:val="0086657E"/>
    <w:rsid w:val="0086713F"/>
    <w:rsid w:val="00867579"/>
    <w:rsid w:val="008703D2"/>
    <w:rsid w:val="00870C3B"/>
    <w:rsid w:val="008712DD"/>
    <w:rsid w:val="00871346"/>
    <w:rsid w:val="00872621"/>
    <w:rsid w:val="008726FC"/>
    <w:rsid w:val="008738F8"/>
    <w:rsid w:val="0087395A"/>
    <w:rsid w:val="00873A6E"/>
    <w:rsid w:val="00873C1B"/>
    <w:rsid w:val="00873E24"/>
    <w:rsid w:val="00873E60"/>
    <w:rsid w:val="00874A57"/>
    <w:rsid w:val="0087513D"/>
    <w:rsid w:val="00875181"/>
    <w:rsid w:val="0087555D"/>
    <w:rsid w:val="00875706"/>
    <w:rsid w:val="0087602C"/>
    <w:rsid w:val="0087609F"/>
    <w:rsid w:val="008766D4"/>
    <w:rsid w:val="008774C3"/>
    <w:rsid w:val="00880391"/>
    <w:rsid w:val="00880647"/>
    <w:rsid w:val="0088090C"/>
    <w:rsid w:val="00880B71"/>
    <w:rsid w:val="00880D8C"/>
    <w:rsid w:val="008810DD"/>
    <w:rsid w:val="0088170D"/>
    <w:rsid w:val="00882B1E"/>
    <w:rsid w:val="00882CCD"/>
    <w:rsid w:val="00882DB6"/>
    <w:rsid w:val="008834BB"/>
    <w:rsid w:val="00883C44"/>
    <w:rsid w:val="0088484F"/>
    <w:rsid w:val="00885743"/>
    <w:rsid w:val="00885BE2"/>
    <w:rsid w:val="008860F2"/>
    <w:rsid w:val="0088652C"/>
    <w:rsid w:val="00886A92"/>
    <w:rsid w:val="00887A65"/>
    <w:rsid w:val="00887D05"/>
    <w:rsid w:val="00890DB6"/>
    <w:rsid w:val="00890DF9"/>
    <w:rsid w:val="00891A35"/>
    <w:rsid w:val="0089271D"/>
    <w:rsid w:val="008927DD"/>
    <w:rsid w:val="0089280C"/>
    <w:rsid w:val="008929DF"/>
    <w:rsid w:val="00893554"/>
    <w:rsid w:val="00893B11"/>
    <w:rsid w:val="0089411E"/>
    <w:rsid w:val="0089452E"/>
    <w:rsid w:val="008955AA"/>
    <w:rsid w:val="00895829"/>
    <w:rsid w:val="00895BFD"/>
    <w:rsid w:val="00896F9D"/>
    <w:rsid w:val="00897291"/>
    <w:rsid w:val="008976FD"/>
    <w:rsid w:val="00897F9A"/>
    <w:rsid w:val="008A0655"/>
    <w:rsid w:val="008A0773"/>
    <w:rsid w:val="008A1427"/>
    <w:rsid w:val="008A1535"/>
    <w:rsid w:val="008A31CD"/>
    <w:rsid w:val="008A3CE0"/>
    <w:rsid w:val="008A3ED9"/>
    <w:rsid w:val="008A4289"/>
    <w:rsid w:val="008A45E0"/>
    <w:rsid w:val="008A526D"/>
    <w:rsid w:val="008A55CC"/>
    <w:rsid w:val="008A6106"/>
    <w:rsid w:val="008A62C4"/>
    <w:rsid w:val="008A63A1"/>
    <w:rsid w:val="008A67D3"/>
    <w:rsid w:val="008A693C"/>
    <w:rsid w:val="008A6DC2"/>
    <w:rsid w:val="008A7608"/>
    <w:rsid w:val="008B09DC"/>
    <w:rsid w:val="008B0B32"/>
    <w:rsid w:val="008B2166"/>
    <w:rsid w:val="008B28F1"/>
    <w:rsid w:val="008B4282"/>
    <w:rsid w:val="008B4717"/>
    <w:rsid w:val="008B4AD8"/>
    <w:rsid w:val="008B4B4A"/>
    <w:rsid w:val="008B4CAA"/>
    <w:rsid w:val="008B542F"/>
    <w:rsid w:val="008B55F6"/>
    <w:rsid w:val="008B583B"/>
    <w:rsid w:val="008B6947"/>
    <w:rsid w:val="008B6986"/>
    <w:rsid w:val="008B6D5E"/>
    <w:rsid w:val="008B6FA5"/>
    <w:rsid w:val="008B7310"/>
    <w:rsid w:val="008B769A"/>
    <w:rsid w:val="008B78C1"/>
    <w:rsid w:val="008B7C1F"/>
    <w:rsid w:val="008C005B"/>
    <w:rsid w:val="008C00DB"/>
    <w:rsid w:val="008C0337"/>
    <w:rsid w:val="008C06C7"/>
    <w:rsid w:val="008C07DE"/>
    <w:rsid w:val="008C09E0"/>
    <w:rsid w:val="008C0BAF"/>
    <w:rsid w:val="008C0F8B"/>
    <w:rsid w:val="008C0FDD"/>
    <w:rsid w:val="008C24E8"/>
    <w:rsid w:val="008C28EC"/>
    <w:rsid w:val="008C2E03"/>
    <w:rsid w:val="008C3EEF"/>
    <w:rsid w:val="008C5FD4"/>
    <w:rsid w:val="008C6B6A"/>
    <w:rsid w:val="008C6B7E"/>
    <w:rsid w:val="008C734D"/>
    <w:rsid w:val="008D0820"/>
    <w:rsid w:val="008D0C0D"/>
    <w:rsid w:val="008D1212"/>
    <w:rsid w:val="008D162A"/>
    <w:rsid w:val="008D1AA3"/>
    <w:rsid w:val="008D1FC0"/>
    <w:rsid w:val="008D24E9"/>
    <w:rsid w:val="008D2D4E"/>
    <w:rsid w:val="008D2D8B"/>
    <w:rsid w:val="008D2F68"/>
    <w:rsid w:val="008D3054"/>
    <w:rsid w:val="008D4BAD"/>
    <w:rsid w:val="008D4FBB"/>
    <w:rsid w:val="008D5302"/>
    <w:rsid w:val="008D5C4E"/>
    <w:rsid w:val="008D5D93"/>
    <w:rsid w:val="008D5DF6"/>
    <w:rsid w:val="008D6275"/>
    <w:rsid w:val="008D6E91"/>
    <w:rsid w:val="008D76ED"/>
    <w:rsid w:val="008D7BCE"/>
    <w:rsid w:val="008E0663"/>
    <w:rsid w:val="008E11D9"/>
    <w:rsid w:val="008E1E3D"/>
    <w:rsid w:val="008E20CE"/>
    <w:rsid w:val="008E2599"/>
    <w:rsid w:val="008E3592"/>
    <w:rsid w:val="008E36C3"/>
    <w:rsid w:val="008E3BE5"/>
    <w:rsid w:val="008E3FC7"/>
    <w:rsid w:val="008E507E"/>
    <w:rsid w:val="008E5217"/>
    <w:rsid w:val="008E5341"/>
    <w:rsid w:val="008E5EAE"/>
    <w:rsid w:val="008E6120"/>
    <w:rsid w:val="008E63AE"/>
    <w:rsid w:val="008E6421"/>
    <w:rsid w:val="008E68BA"/>
    <w:rsid w:val="008E6E2A"/>
    <w:rsid w:val="008E70D2"/>
    <w:rsid w:val="008E7967"/>
    <w:rsid w:val="008F0468"/>
    <w:rsid w:val="008F065A"/>
    <w:rsid w:val="008F066F"/>
    <w:rsid w:val="008F0C10"/>
    <w:rsid w:val="008F1942"/>
    <w:rsid w:val="008F2616"/>
    <w:rsid w:val="008F27E2"/>
    <w:rsid w:val="008F3DEE"/>
    <w:rsid w:val="008F415C"/>
    <w:rsid w:val="008F44E2"/>
    <w:rsid w:val="008F4B20"/>
    <w:rsid w:val="008F4C6D"/>
    <w:rsid w:val="008F579A"/>
    <w:rsid w:val="008F59A1"/>
    <w:rsid w:val="008F5E48"/>
    <w:rsid w:val="008F6368"/>
    <w:rsid w:val="008F69E5"/>
    <w:rsid w:val="008F6BF0"/>
    <w:rsid w:val="008F7512"/>
    <w:rsid w:val="008F7CDD"/>
    <w:rsid w:val="00900344"/>
    <w:rsid w:val="00900CD9"/>
    <w:rsid w:val="009014F8"/>
    <w:rsid w:val="009016C3"/>
    <w:rsid w:val="009021CA"/>
    <w:rsid w:val="00902B47"/>
    <w:rsid w:val="00902DDE"/>
    <w:rsid w:val="00902F9F"/>
    <w:rsid w:val="0090306B"/>
    <w:rsid w:val="009033A4"/>
    <w:rsid w:val="0090415B"/>
    <w:rsid w:val="009049A8"/>
    <w:rsid w:val="00904FE8"/>
    <w:rsid w:val="009054F2"/>
    <w:rsid w:val="00905877"/>
    <w:rsid w:val="00905CAD"/>
    <w:rsid w:val="00906DEE"/>
    <w:rsid w:val="00907A72"/>
    <w:rsid w:val="00907EF2"/>
    <w:rsid w:val="0091003F"/>
    <w:rsid w:val="00910920"/>
    <w:rsid w:val="00911653"/>
    <w:rsid w:val="0091183D"/>
    <w:rsid w:val="0091197E"/>
    <w:rsid w:val="00911A99"/>
    <w:rsid w:val="00912B4F"/>
    <w:rsid w:val="00913725"/>
    <w:rsid w:val="0091375B"/>
    <w:rsid w:val="00913C17"/>
    <w:rsid w:val="00914CE7"/>
    <w:rsid w:val="00914CF6"/>
    <w:rsid w:val="0091513D"/>
    <w:rsid w:val="009154E7"/>
    <w:rsid w:val="00916088"/>
    <w:rsid w:val="009162D2"/>
    <w:rsid w:val="009165CD"/>
    <w:rsid w:val="00916773"/>
    <w:rsid w:val="00916D4D"/>
    <w:rsid w:val="00921C6C"/>
    <w:rsid w:val="00921D8D"/>
    <w:rsid w:val="009223C2"/>
    <w:rsid w:val="00922B3E"/>
    <w:rsid w:val="00922B81"/>
    <w:rsid w:val="0092392A"/>
    <w:rsid w:val="00923EF4"/>
    <w:rsid w:val="00924040"/>
    <w:rsid w:val="00924D3A"/>
    <w:rsid w:val="00925CE2"/>
    <w:rsid w:val="009264BE"/>
    <w:rsid w:val="009264D1"/>
    <w:rsid w:val="00926A2E"/>
    <w:rsid w:val="00926A3B"/>
    <w:rsid w:val="00926F04"/>
    <w:rsid w:val="0092702C"/>
    <w:rsid w:val="00931002"/>
    <w:rsid w:val="009316CD"/>
    <w:rsid w:val="00932483"/>
    <w:rsid w:val="009325E3"/>
    <w:rsid w:val="00932760"/>
    <w:rsid w:val="009327CA"/>
    <w:rsid w:val="00932E49"/>
    <w:rsid w:val="00932F2B"/>
    <w:rsid w:val="00933365"/>
    <w:rsid w:val="00933389"/>
    <w:rsid w:val="00933A96"/>
    <w:rsid w:val="00934FD7"/>
    <w:rsid w:val="0093579D"/>
    <w:rsid w:val="009358E0"/>
    <w:rsid w:val="009360FB"/>
    <w:rsid w:val="00936C84"/>
    <w:rsid w:val="00937256"/>
    <w:rsid w:val="00940844"/>
    <w:rsid w:val="00940BDB"/>
    <w:rsid w:val="00940EF4"/>
    <w:rsid w:val="0094116D"/>
    <w:rsid w:val="009411A8"/>
    <w:rsid w:val="009411CB"/>
    <w:rsid w:val="00941359"/>
    <w:rsid w:val="00941762"/>
    <w:rsid w:val="009418E2"/>
    <w:rsid w:val="00941D69"/>
    <w:rsid w:val="00941DD6"/>
    <w:rsid w:val="00941EB0"/>
    <w:rsid w:val="009420D4"/>
    <w:rsid w:val="00942B33"/>
    <w:rsid w:val="00942B9C"/>
    <w:rsid w:val="00942EEA"/>
    <w:rsid w:val="009431DA"/>
    <w:rsid w:val="00943819"/>
    <w:rsid w:val="00943B1A"/>
    <w:rsid w:val="00946DC5"/>
    <w:rsid w:val="00946E06"/>
    <w:rsid w:val="00946E30"/>
    <w:rsid w:val="0094720D"/>
    <w:rsid w:val="009500B6"/>
    <w:rsid w:val="009509E6"/>
    <w:rsid w:val="00951508"/>
    <w:rsid w:val="00951602"/>
    <w:rsid w:val="00951683"/>
    <w:rsid w:val="00951A9C"/>
    <w:rsid w:val="009521E3"/>
    <w:rsid w:val="0095254F"/>
    <w:rsid w:val="009527B4"/>
    <w:rsid w:val="00952AD1"/>
    <w:rsid w:val="0095317E"/>
    <w:rsid w:val="00953736"/>
    <w:rsid w:val="00953C76"/>
    <w:rsid w:val="009547CE"/>
    <w:rsid w:val="0095545C"/>
    <w:rsid w:val="009555FC"/>
    <w:rsid w:val="009561EE"/>
    <w:rsid w:val="0095640F"/>
    <w:rsid w:val="00957085"/>
    <w:rsid w:val="00957584"/>
    <w:rsid w:val="0095786C"/>
    <w:rsid w:val="0096063A"/>
    <w:rsid w:val="00960BDC"/>
    <w:rsid w:val="00961079"/>
    <w:rsid w:val="009613FB"/>
    <w:rsid w:val="00961734"/>
    <w:rsid w:val="009618EE"/>
    <w:rsid w:val="00962419"/>
    <w:rsid w:val="00962D3A"/>
    <w:rsid w:val="0096318F"/>
    <w:rsid w:val="00963228"/>
    <w:rsid w:val="00963BD7"/>
    <w:rsid w:val="00963CC9"/>
    <w:rsid w:val="00963F04"/>
    <w:rsid w:val="00963FF0"/>
    <w:rsid w:val="0096408A"/>
    <w:rsid w:val="009643BA"/>
    <w:rsid w:val="00964655"/>
    <w:rsid w:val="00964C4B"/>
    <w:rsid w:val="009651BD"/>
    <w:rsid w:val="00966374"/>
    <w:rsid w:val="00967458"/>
    <w:rsid w:val="009701AA"/>
    <w:rsid w:val="009703E9"/>
    <w:rsid w:val="00970A31"/>
    <w:rsid w:val="00971D7F"/>
    <w:rsid w:val="00971E28"/>
    <w:rsid w:val="00972078"/>
    <w:rsid w:val="0097236A"/>
    <w:rsid w:val="00973298"/>
    <w:rsid w:val="00973678"/>
    <w:rsid w:val="00973A41"/>
    <w:rsid w:val="00973D75"/>
    <w:rsid w:val="00974148"/>
    <w:rsid w:val="0097545E"/>
    <w:rsid w:val="00975591"/>
    <w:rsid w:val="00975C8E"/>
    <w:rsid w:val="00976454"/>
    <w:rsid w:val="00976622"/>
    <w:rsid w:val="00976943"/>
    <w:rsid w:val="009775E1"/>
    <w:rsid w:val="00980A66"/>
    <w:rsid w:val="009815BB"/>
    <w:rsid w:val="009818BF"/>
    <w:rsid w:val="009818EF"/>
    <w:rsid w:val="00981F1D"/>
    <w:rsid w:val="00982BFB"/>
    <w:rsid w:val="00982C2A"/>
    <w:rsid w:val="00984030"/>
    <w:rsid w:val="009852CE"/>
    <w:rsid w:val="00985F25"/>
    <w:rsid w:val="00986A6D"/>
    <w:rsid w:val="00986CE2"/>
    <w:rsid w:val="00987067"/>
    <w:rsid w:val="009876DC"/>
    <w:rsid w:val="00987D78"/>
    <w:rsid w:val="00990DE2"/>
    <w:rsid w:val="0099105A"/>
    <w:rsid w:val="00991A99"/>
    <w:rsid w:val="00991C87"/>
    <w:rsid w:val="00991D2C"/>
    <w:rsid w:val="00992C50"/>
    <w:rsid w:val="00992E43"/>
    <w:rsid w:val="00992E96"/>
    <w:rsid w:val="00993428"/>
    <w:rsid w:val="00994384"/>
    <w:rsid w:val="00994740"/>
    <w:rsid w:val="0099494F"/>
    <w:rsid w:val="00995456"/>
    <w:rsid w:val="00995601"/>
    <w:rsid w:val="009964A8"/>
    <w:rsid w:val="00997263"/>
    <w:rsid w:val="00997665"/>
    <w:rsid w:val="00997B19"/>
    <w:rsid w:val="009A03DF"/>
    <w:rsid w:val="009A0C08"/>
    <w:rsid w:val="009A124F"/>
    <w:rsid w:val="009A1ADB"/>
    <w:rsid w:val="009A1B0B"/>
    <w:rsid w:val="009A325C"/>
    <w:rsid w:val="009A3D54"/>
    <w:rsid w:val="009A3DFF"/>
    <w:rsid w:val="009A4A54"/>
    <w:rsid w:val="009A4CE4"/>
    <w:rsid w:val="009A5746"/>
    <w:rsid w:val="009A5C88"/>
    <w:rsid w:val="009A6BE1"/>
    <w:rsid w:val="009B01B1"/>
    <w:rsid w:val="009B0D7B"/>
    <w:rsid w:val="009B13CC"/>
    <w:rsid w:val="009B15EB"/>
    <w:rsid w:val="009B17A4"/>
    <w:rsid w:val="009B2528"/>
    <w:rsid w:val="009B25CD"/>
    <w:rsid w:val="009B2A8A"/>
    <w:rsid w:val="009B33CC"/>
    <w:rsid w:val="009B34FC"/>
    <w:rsid w:val="009B429F"/>
    <w:rsid w:val="009B4455"/>
    <w:rsid w:val="009B46F2"/>
    <w:rsid w:val="009B4C2F"/>
    <w:rsid w:val="009B549B"/>
    <w:rsid w:val="009B55D9"/>
    <w:rsid w:val="009B5A38"/>
    <w:rsid w:val="009B5C87"/>
    <w:rsid w:val="009B5DBB"/>
    <w:rsid w:val="009B6A2E"/>
    <w:rsid w:val="009B743B"/>
    <w:rsid w:val="009B7511"/>
    <w:rsid w:val="009B7ECA"/>
    <w:rsid w:val="009C00AE"/>
    <w:rsid w:val="009C04A4"/>
    <w:rsid w:val="009C134C"/>
    <w:rsid w:val="009C13DC"/>
    <w:rsid w:val="009C1509"/>
    <w:rsid w:val="009C1F1D"/>
    <w:rsid w:val="009C22B8"/>
    <w:rsid w:val="009C246A"/>
    <w:rsid w:val="009C2F64"/>
    <w:rsid w:val="009C34FC"/>
    <w:rsid w:val="009C359C"/>
    <w:rsid w:val="009C3762"/>
    <w:rsid w:val="009C4653"/>
    <w:rsid w:val="009C4928"/>
    <w:rsid w:val="009C49E7"/>
    <w:rsid w:val="009C640E"/>
    <w:rsid w:val="009C7041"/>
    <w:rsid w:val="009C75E8"/>
    <w:rsid w:val="009D0036"/>
    <w:rsid w:val="009D05FE"/>
    <w:rsid w:val="009D0BA5"/>
    <w:rsid w:val="009D1C2C"/>
    <w:rsid w:val="009D1ECE"/>
    <w:rsid w:val="009D2118"/>
    <w:rsid w:val="009D235A"/>
    <w:rsid w:val="009D2410"/>
    <w:rsid w:val="009D2702"/>
    <w:rsid w:val="009D2A77"/>
    <w:rsid w:val="009D3162"/>
    <w:rsid w:val="009D33AE"/>
    <w:rsid w:val="009D493F"/>
    <w:rsid w:val="009D4C57"/>
    <w:rsid w:val="009D55AF"/>
    <w:rsid w:val="009D55DF"/>
    <w:rsid w:val="009D62C4"/>
    <w:rsid w:val="009D78CF"/>
    <w:rsid w:val="009D7E79"/>
    <w:rsid w:val="009E0928"/>
    <w:rsid w:val="009E0CCB"/>
    <w:rsid w:val="009E0CD8"/>
    <w:rsid w:val="009E11D0"/>
    <w:rsid w:val="009E12BB"/>
    <w:rsid w:val="009E145C"/>
    <w:rsid w:val="009E1C5A"/>
    <w:rsid w:val="009E2089"/>
    <w:rsid w:val="009E3AA1"/>
    <w:rsid w:val="009E3B59"/>
    <w:rsid w:val="009E4220"/>
    <w:rsid w:val="009E5324"/>
    <w:rsid w:val="009E65AB"/>
    <w:rsid w:val="009E7496"/>
    <w:rsid w:val="009E7F05"/>
    <w:rsid w:val="009F0AF8"/>
    <w:rsid w:val="009F0BDD"/>
    <w:rsid w:val="009F134B"/>
    <w:rsid w:val="009F144F"/>
    <w:rsid w:val="009F1DF3"/>
    <w:rsid w:val="009F2576"/>
    <w:rsid w:val="009F33F1"/>
    <w:rsid w:val="009F3B26"/>
    <w:rsid w:val="009F3CE3"/>
    <w:rsid w:val="009F3D88"/>
    <w:rsid w:val="009F3DFD"/>
    <w:rsid w:val="009F411A"/>
    <w:rsid w:val="009F4FCB"/>
    <w:rsid w:val="009F572C"/>
    <w:rsid w:val="009F644F"/>
    <w:rsid w:val="009F64AC"/>
    <w:rsid w:val="009F660C"/>
    <w:rsid w:val="009F668C"/>
    <w:rsid w:val="009F6E2C"/>
    <w:rsid w:val="009F6E8D"/>
    <w:rsid w:val="009F707D"/>
    <w:rsid w:val="009F7148"/>
    <w:rsid w:val="009F715E"/>
    <w:rsid w:val="009F7234"/>
    <w:rsid w:val="009F75B1"/>
    <w:rsid w:val="00A008C1"/>
    <w:rsid w:val="00A012A8"/>
    <w:rsid w:val="00A01577"/>
    <w:rsid w:val="00A017F8"/>
    <w:rsid w:val="00A0229B"/>
    <w:rsid w:val="00A0336C"/>
    <w:rsid w:val="00A03FF6"/>
    <w:rsid w:val="00A04921"/>
    <w:rsid w:val="00A04A7E"/>
    <w:rsid w:val="00A04BAF"/>
    <w:rsid w:val="00A06048"/>
    <w:rsid w:val="00A06147"/>
    <w:rsid w:val="00A06414"/>
    <w:rsid w:val="00A07698"/>
    <w:rsid w:val="00A07DE0"/>
    <w:rsid w:val="00A10018"/>
    <w:rsid w:val="00A1049D"/>
    <w:rsid w:val="00A1053A"/>
    <w:rsid w:val="00A10EEC"/>
    <w:rsid w:val="00A11185"/>
    <w:rsid w:val="00A11BF8"/>
    <w:rsid w:val="00A11FDB"/>
    <w:rsid w:val="00A1207C"/>
    <w:rsid w:val="00A1235F"/>
    <w:rsid w:val="00A12528"/>
    <w:rsid w:val="00A12D09"/>
    <w:rsid w:val="00A1307A"/>
    <w:rsid w:val="00A13482"/>
    <w:rsid w:val="00A14031"/>
    <w:rsid w:val="00A14C42"/>
    <w:rsid w:val="00A14DD2"/>
    <w:rsid w:val="00A1628B"/>
    <w:rsid w:val="00A16E99"/>
    <w:rsid w:val="00A174F9"/>
    <w:rsid w:val="00A17895"/>
    <w:rsid w:val="00A20643"/>
    <w:rsid w:val="00A21115"/>
    <w:rsid w:val="00A2136B"/>
    <w:rsid w:val="00A21CD8"/>
    <w:rsid w:val="00A22159"/>
    <w:rsid w:val="00A22E08"/>
    <w:rsid w:val="00A23698"/>
    <w:rsid w:val="00A23AB7"/>
    <w:rsid w:val="00A23B92"/>
    <w:rsid w:val="00A23C02"/>
    <w:rsid w:val="00A23D2A"/>
    <w:rsid w:val="00A23F1C"/>
    <w:rsid w:val="00A255E0"/>
    <w:rsid w:val="00A25D11"/>
    <w:rsid w:val="00A2600A"/>
    <w:rsid w:val="00A26419"/>
    <w:rsid w:val="00A2792E"/>
    <w:rsid w:val="00A27995"/>
    <w:rsid w:val="00A30040"/>
    <w:rsid w:val="00A305BE"/>
    <w:rsid w:val="00A30D08"/>
    <w:rsid w:val="00A3105E"/>
    <w:rsid w:val="00A314C3"/>
    <w:rsid w:val="00A32301"/>
    <w:rsid w:val="00A32572"/>
    <w:rsid w:val="00A32D7F"/>
    <w:rsid w:val="00A32DE1"/>
    <w:rsid w:val="00A32FC5"/>
    <w:rsid w:val="00A3304E"/>
    <w:rsid w:val="00A3314C"/>
    <w:rsid w:val="00A34454"/>
    <w:rsid w:val="00A34D66"/>
    <w:rsid w:val="00A3545A"/>
    <w:rsid w:val="00A35E08"/>
    <w:rsid w:val="00A35E1B"/>
    <w:rsid w:val="00A36694"/>
    <w:rsid w:val="00A36ADF"/>
    <w:rsid w:val="00A36B87"/>
    <w:rsid w:val="00A36D69"/>
    <w:rsid w:val="00A36F75"/>
    <w:rsid w:val="00A3743E"/>
    <w:rsid w:val="00A401A6"/>
    <w:rsid w:val="00A41B7E"/>
    <w:rsid w:val="00A41BCA"/>
    <w:rsid w:val="00A42024"/>
    <w:rsid w:val="00A4248B"/>
    <w:rsid w:val="00A429E9"/>
    <w:rsid w:val="00A43447"/>
    <w:rsid w:val="00A43EE8"/>
    <w:rsid w:val="00A4478C"/>
    <w:rsid w:val="00A4517B"/>
    <w:rsid w:val="00A45D72"/>
    <w:rsid w:val="00A464A8"/>
    <w:rsid w:val="00A46635"/>
    <w:rsid w:val="00A47204"/>
    <w:rsid w:val="00A47601"/>
    <w:rsid w:val="00A51750"/>
    <w:rsid w:val="00A51E9C"/>
    <w:rsid w:val="00A51EB7"/>
    <w:rsid w:val="00A52199"/>
    <w:rsid w:val="00A52658"/>
    <w:rsid w:val="00A53213"/>
    <w:rsid w:val="00A53953"/>
    <w:rsid w:val="00A53C2F"/>
    <w:rsid w:val="00A53F20"/>
    <w:rsid w:val="00A53FE9"/>
    <w:rsid w:val="00A5407A"/>
    <w:rsid w:val="00A5459C"/>
    <w:rsid w:val="00A54D6D"/>
    <w:rsid w:val="00A54FF4"/>
    <w:rsid w:val="00A55887"/>
    <w:rsid w:val="00A56059"/>
    <w:rsid w:val="00A56C9D"/>
    <w:rsid w:val="00A572EA"/>
    <w:rsid w:val="00A60110"/>
    <w:rsid w:val="00A60352"/>
    <w:rsid w:val="00A61467"/>
    <w:rsid w:val="00A614B1"/>
    <w:rsid w:val="00A616F1"/>
    <w:rsid w:val="00A61C5B"/>
    <w:rsid w:val="00A62F16"/>
    <w:rsid w:val="00A63C4B"/>
    <w:rsid w:val="00A648D4"/>
    <w:rsid w:val="00A64FB6"/>
    <w:rsid w:val="00A65057"/>
    <w:rsid w:val="00A66675"/>
    <w:rsid w:val="00A66ED1"/>
    <w:rsid w:val="00A70990"/>
    <w:rsid w:val="00A710AE"/>
    <w:rsid w:val="00A71EB1"/>
    <w:rsid w:val="00A7263C"/>
    <w:rsid w:val="00A728D6"/>
    <w:rsid w:val="00A72E1E"/>
    <w:rsid w:val="00A72F59"/>
    <w:rsid w:val="00A73125"/>
    <w:rsid w:val="00A741B7"/>
    <w:rsid w:val="00A74C5B"/>
    <w:rsid w:val="00A75990"/>
    <w:rsid w:val="00A76786"/>
    <w:rsid w:val="00A76EF1"/>
    <w:rsid w:val="00A77432"/>
    <w:rsid w:val="00A816B1"/>
    <w:rsid w:val="00A81892"/>
    <w:rsid w:val="00A81BD0"/>
    <w:rsid w:val="00A81DEF"/>
    <w:rsid w:val="00A820C3"/>
    <w:rsid w:val="00A822E8"/>
    <w:rsid w:val="00A82B01"/>
    <w:rsid w:val="00A842A7"/>
    <w:rsid w:val="00A84ADF"/>
    <w:rsid w:val="00A8556C"/>
    <w:rsid w:val="00A856B5"/>
    <w:rsid w:val="00A858F0"/>
    <w:rsid w:val="00A86188"/>
    <w:rsid w:val="00A86B43"/>
    <w:rsid w:val="00A86FF7"/>
    <w:rsid w:val="00A870B4"/>
    <w:rsid w:val="00A8756E"/>
    <w:rsid w:val="00A87AE8"/>
    <w:rsid w:val="00A900C1"/>
    <w:rsid w:val="00A90881"/>
    <w:rsid w:val="00A90AC5"/>
    <w:rsid w:val="00A90FAC"/>
    <w:rsid w:val="00A911CE"/>
    <w:rsid w:val="00A915A4"/>
    <w:rsid w:val="00A915DC"/>
    <w:rsid w:val="00A92F75"/>
    <w:rsid w:val="00A93987"/>
    <w:rsid w:val="00A9409A"/>
    <w:rsid w:val="00A94496"/>
    <w:rsid w:val="00A94B38"/>
    <w:rsid w:val="00A94C48"/>
    <w:rsid w:val="00A94D20"/>
    <w:rsid w:val="00A94D6C"/>
    <w:rsid w:val="00A94E10"/>
    <w:rsid w:val="00A94E82"/>
    <w:rsid w:val="00A951ED"/>
    <w:rsid w:val="00A96226"/>
    <w:rsid w:val="00A96C99"/>
    <w:rsid w:val="00A97048"/>
    <w:rsid w:val="00A97200"/>
    <w:rsid w:val="00A97883"/>
    <w:rsid w:val="00AA183F"/>
    <w:rsid w:val="00AA20E3"/>
    <w:rsid w:val="00AA2B76"/>
    <w:rsid w:val="00AA311F"/>
    <w:rsid w:val="00AA38BA"/>
    <w:rsid w:val="00AA3930"/>
    <w:rsid w:val="00AA39D8"/>
    <w:rsid w:val="00AA3B08"/>
    <w:rsid w:val="00AA3D5B"/>
    <w:rsid w:val="00AA42DC"/>
    <w:rsid w:val="00AA44AE"/>
    <w:rsid w:val="00AA4DB1"/>
    <w:rsid w:val="00AA5498"/>
    <w:rsid w:val="00AA6E28"/>
    <w:rsid w:val="00AA6F1F"/>
    <w:rsid w:val="00AA702A"/>
    <w:rsid w:val="00AA7057"/>
    <w:rsid w:val="00AA7BD0"/>
    <w:rsid w:val="00AB0948"/>
    <w:rsid w:val="00AB0E94"/>
    <w:rsid w:val="00AB1421"/>
    <w:rsid w:val="00AB1A59"/>
    <w:rsid w:val="00AB1BB3"/>
    <w:rsid w:val="00AB20AE"/>
    <w:rsid w:val="00AB2159"/>
    <w:rsid w:val="00AB25D9"/>
    <w:rsid w:val="00AB29CA"/>
    <w:rsid w:val="00AB3A5D"/>
    <w:rsid w:val="00AB3A6B"/>
    <w:rsid w:val="00AB3F39"/>
    <w:rsid w:val="00AB452B"/>
    <w:rsid w:val="00AB4996"/>
    <w:rsid w:val="00AB4F3E"/>
    <w:rsid w:val="00AB5070"/>
    <w:rsid w:val="00AB52EC"/>
    <w:rsid w:val="00AB568C"/>
    <w:rsid w:val="00AB5749"/>
    <w:rsid w:val="00AB6FBD"/>
    <w:rsid w:val="00AB7B14"/>
    <w:rsid w:val="00AB7E21"/>
    <w:rsid w:val="00AC0A01"/>
    <w:rsid w:val="00AC1239"/>
    <w:rsid w:val="00AC2228"/>
    <w:rsid w:val="00AC22EE"/>
    <w:rsid w:val="00AC2533"/>
    <w:rsid w:val="00AC3605"/>
    <w:rsid w:val="00AC3F59"/>
    <w:rsid w:val="00AC4129"/>
    <w:rsid w:val="00AC4269"/>
    <w:rsid w:val="00AC45F9"/>
    <w:rsid w:val="00AC4679"/>
    <w:rsid w:val="00AC4BF4"/>
    <w:rsid w:val="00AC5145"/>
    <w:rsid w:val="00AC5913"/>
    <w:rsid w:val="00AC5A84"/>
    <w:rsid w:val="00AC5B65"/>
    <w:rsid w:val="00AC6581"/>
    <w:rsid w:val="00AC6F24"/>
    <w:rsid w:val="00AC6FD3"/>
    <w:rsid w:val="00AC7355"/>
    <w:rsid w:val="00AD0723"/>
    <w:rsid w:val="00AD0BF4"/>
    <w:rsid w:val="00AD0CC9"/>
    <w:rsid w:val="00AD0F74"/>
    <w:rsid w:val="00AD1CBD"/>
    <w:rsid w:val="00AD210C"/>
    <w:rsid w:val="00AD23AB"/>
    <w:rsid w:val="00AD27CC"/>
    <w:rsid w:val="00AD2C50"/>
    <w:rsid w:val="00AD4657"/>
    <w:rsid w:val="00AD48F3"/>
    <w:rsid w:val="00AD5042"/>
    <w:rsid w:val="00AD61A1"/>
    <w:rsid w:val="00AD6301"/>
    <w:rsid w:val="00AD664E"/>
    <w:rsid w:val="00AD7359"/>
    <w:rsid w:val="00AD740C"/>
    <w:rsid w:val="00AD743F"/>
    <w:rsid w:val="00AD7942"/>
    <w:rsid w:val="00AD7B66"/>
    <w:rsid w:val="00AE01D1"/>
    <w:rsid w:val="00AE055D"/>
    <w:rsid w:val="00AE05BC"/>
    <w:rsid w:val="00AE0FF2"/>
    <w:rsid w:val="00AE1FFD"/>
    <w:rsid w:val="00AE2215"/>
    <w:rsid w:val="00AE2C6B"/>
    <w:rsid w:val="00AE3D8F"/>
    <w:rsid w:val="00AE3F14"/>
    <w:rsid w:val="00AE4740"/>
    <w:rsid w:val="00AE4C52"/>
    <w:rsid w:val="00AE63F9"/>
    <w:rsid w:val="00AE6BC0"/>
    <w:rsid w:val="00AE6E73"/>
    <w:rsid w:val="00AE6F57"/>
    <w:rsid w:val="00AE71EB"/>
    <w:rsid w:val="00AE72C7"/>
    <w:rsid w:val="00AE757E"/>
    <w:rsid w:val="00AE77B9"/>
    <w:rsid w:val="00AE7F39"/>
    <w:rsid w:val="00AE7FD9"/>
    <w:rsid w:val="00AF05E5"/>
    <w:rsid w:val="00AF0A5C"/>
    <w:rsid w:val="00AF158E"/>
    <w:rsid w:val="00AF19E2"/>
    <w:rsid w:val="00AF2A23"/>
    <w:rsid w:val="00AF4146"/>
    <w:rsid w:val="00AF4223"/>
    <w:rsid w:val="00AF42F9"/>
    <w:rsid w:val="00AF44B5"/>
    <w:rsid w:val="00AF5444"/>
    <w:rsid w:val="00AF5453"/>
    <w:rsid w:val="00AF58F2"/>
    <w:rsid w:val="00AF5D93"/>
    <w:rsid w:val="00AF6512"/>
    <w:rsid w:val="00AF6514"/>
    <w:rsid w:val="00AF6868"/>
    <w:rsid w:val="00AF774C"/>
    <w:rsid w:val="00AF7C21"/>
    <w:rsid w:val="00B010E0"/>
    <w:rsid w:val="00B0189E"/>
    <w:rsid w:val="00B01B21"/>
    <w:rsid w:val="00B01BF6"/>
    <w:rsid w:val="00B01F8A"/>
    <w:rsid w:val="00B037A1"/>
    <w:rsid w:val="00B03BAA"/>
    <w:rsid w:val="00B048A8"/>
    <w:rsid w:val="00B04B14"/>
    <w:rsid w:val="00B04D73"/>
    <w:rsid w:val="00B04F44"/>
    <w:rsid w:val="00B05BF0"/>
    <w:rsid w:val="00B05EAF"/>
    <w:rsid w:val="00B06B8F"/>
    <w:rsid w:val="00B0790C"/>
    <w:rsid w:val="00B07D10"/>
    <w:rsid w:val="00B07D14"/>
    <w:rsid w:val="00B07F0F"/>
    <w:rsid w:val="00B118B4"/>
    <w:rsid w:val="00B11D54"/>
    <w:rsid w:val="00B130B6"/>
    <w:rsid w:val="00B13BEF"/>
    <w:rsid w:val="00B1403E"/>
    <w:rsid w:val="00B14591"/>
    <w:rsid w:val="00B15132"/>
    <w:rsid w:val="00B15824"/>
    <w:rsid w:val="00B15DD2"/>
    <w:rsid w:val="00B1630A"/>
    <w:rsid w:val="00B16D8D"/>
    <w:rsid w:val="00B173A5"/>
    <w:rsid w:val="00B17A1D"/>
    <w:rsid w:val="00B17AAD"/>
    <w:rsid w:val="00B17C5E"/>
    <w:rsid w:val="00B20268"/>
    <w:rsid w:val="00B2028A"/>
    <w:rsid w:val="00B21BC4"/>
    <w:rsid w:val="00B221C5"/>
    <w:rsid w:val="00B223DD"/>
    <w:rsid w:val="00B23EBD"/>
    <w:rsid w:val="00B241FC"/>
    <w:rsid w:val="00B24593"/>
    <w:rsid w:val="00B24932"/>
    <w:rsid w:val="00B26194"/>
    <w:rsid w:val="00B26215"/>
    <w:rsid w:val="00B3006C"/>
    <w:rsid w:val="00B30896"/>
    <w:rsid w:val="00B30E47"/>
    <w:rsid w:val="00B30ED8"/>
    <w:rsid w:val="00B312C5"/>
    <w:rsid w:val="00B32454"/>
    <w:rsid w:val="00B331E6"/>
    <w:rsid w:val="00B33548"/>
    <w:rsid w:val="00B3403D"/>
    <w:rsid w:val="00B34C88"/>
    <w:rsid w:val="00B34E0A"/>
    <w:rsid w:val="00B35780"/>
    <w:rsid w:val="00B35E8F"/>
    <w:rsid w:val="00B36364"/>
    <w:rsid w:val="00B3642F"/>
    <w:rsid w:val="00B3659D"/>
    <w:rsid w:val="00B372E7"/>
    <w:rsid w:val="00B401A1"/>
    <w:rsid w:val="00B40558"/>
    <w:rsid w:val="00B40814"/>
    <w:rsid w:val="00B40B5A"/>
    <w:rsid w:val="00B4154C"/>
    <w:rsid w:val="00B417BD"/>
    <w:rsid w:val="00B419A1"/>
    <w:rsid w:val="00B42256"/>
    <w:rsid w:val="00B4305C"/>
    <w:rsid w:val="00B437F9"/>
    <w:rsid w:val="00B4388A"/>
    <w:rsid w:val="00B43CF5"/>
    <w:rsid w:val="00B442F6"/>
    <w:rsid w:val="00B4531B"/>
    <w:rsid w:val="00B45868"/>
    <w:rsid w:val="00B4635E"/>
    <w:rsid w:val="00B467F5"/>
    <w:rsid w:val="00B47281"/>
    <w:rsid w:val="00B47843"/>
    <w:rsid w:val="00B5026D"/>
    <w:rsid w:val="00B51D26"/>
    <w:rsid w:val="00B51DFC"/>
    <w:rsid w:val="00B52BFB"/>
    <w:rsid w:val="00B533C9"/>
    <w:rsid w:val="00B54056"/>
    <w:rsid w:val="00B543AE"/>
    <w:rsid w:val="00B54446"/>
    <w:rsid w:val="00B54CB5"/>
    <w:rsid w:val="00B54D7B"/>
    <w:rsid w:val="00B54FE1"/>
    <w:rsid w:val="00B56A05"/>
    <w:rsid w:val="00B57295"/>
    <w:rsid w:val="00B57A6F"/>
    <w:rsid w:val="00B57C1B"/>
    <w:rsid w:val="00B57D01"/>
    <w:rsid w:val="00B6061D"/>
    <w:rsid w:val="00B608D8"/>
    <w:rsid w:val="00B615E8"/>
    <w:rsid w:val="00B617CC"/>
    <w:rsid w:val="00B618E5"/>
    <w:rsid w:val="00B61DBA"/>
    <w:rsid w:val="00B62E95"/>
    <w:rsid w:val="00B62EBF"/>
    <w:rsid w:val="00B62EC9"/>
    <w:rsid w:val="00B62F4B"/>
    <w:rsid w:val="00B632FB"/>
    <w:rsid w:val="00B6330A"/>
    <w:rsid w:val="00B633BB"/>
    <w:rsid w:val="00B63521"/>
    <w:rsid w:val="00B63CDC"/>
    <w:rsid w:val="00B6429E"/>
    <w:rsid w:val="00B649B1"/>
    <w:rsid w:val="00B64C77"/>
    <w:rsid w:val="00B64CF6"/>
    <w:rsid w:val="00B64F53"/>
    <w:rsid w:val="00B657B2"/>
    <w:rsid w:val="00B6590E"/>
    <w:rsid w:val="00B666DB"/>
    <w:rsid w:val="00B66705"/>
    <w:rsid w:val="00B66776"/>
    <w:rsid w:val="00B66F8A"/>
    <w:rsid w:val="00B672BF"/>
    <w:rsid w:val="00B70138"/>
    <w:rsid w:val="00B705A5"/>
    <w:rsid w:val="00B706CB"/>
    <w:rsid w:val="00B70B10"/>
    <w:rsid w:val="00B71D58"/>
    <w:rsid w:val="00B7282A"/>
    <w:rsid w:val="00B72A5F"/>
    <w:rsid w:val="00B73093"/>
    <w:rsid w:val="00B73D97"/>
    <w:rsid w:val="00B73E95"/>
    <w:rsid w:val="00B7527D"/>
    <w:rsid w:val="00B75687"/>
    <w:rsid w:val="00B75936"/>
    <w:rsid w:val="00B7656C"/>
    <w:rsid w:val="00B767DC"/>
    <w:rsid w:val="00B769E8"/>
    <w:rsid w:val="00B76D3C"/>
    <w:rsid w:val="00B77EBB"/>
    <w:rsid w:val="00B77FAA"/>
    <w:rsid w:val="00B80778"/>
    <w:rsid w:val="00B80DC9"/>
    <w:rsid w:val="00B813F9"/>
    <w:rsid w:val="00B8328B"/>
    <w:rsid w:val="00B85C8D"/>
    <w:rsid w:val="00B86617"/>
    <w:rsid w:val="00B867F8"/>
    <w:rsid w:val="00B86905"/>
    <w:rsid w:val="00B86B98"/>
    <w:rsid w:val="00B86D0A"/>
    <w:rsid w:val="00B8709E"/>
    <w:rsid w:val="00B875AC"/>
    <w:rsid w:val="00B8760B"/>
    <w:rsid w:val="00B877AC"/>
    <w:rsid w:val="00B90118"/>
    <w:rsid w:val="00B902C4"/>
    <w:rsid w:val="00B9048C"/>
    <w:rsid w:val="00B9085F"/>
    <w:rsid w:val="00B90B06"/>
    <w:rsid w:val="00B9115A"/>
    <w:rsid w:val="00B911E8"/>
    <w:rsid w:val="00B91DD0"/>
    <w:rsid w:val="00B92395"/>
    <w:rsid w:val="00B92489"/>
    <w:rsid w:val="00B92AE2"/>
    <w:rsid w:val="00B93DF9"/>
    <w:rsid w:val="00B93E17"/>
    <w:rsid w:val="00B93FA0"/>
    <w:rsid w:val="00B9421C"/>
    <w:rsid w:val="00B94BE0"/>
    <w:rsid w:val="00B94DBC"/>
    <w:rsid w:val="00B94E7A"/>
    <w:rsid w:val="00B95242"/>
    <w:rsid w:val="00B95938"/>
    <w:rsid w:val="00B95BE6"/>
    <w:rsid w:val="00B96057"/>
    <w:rsid w:val="00B961FF"/>
    <w:rsid w:val="00B96767"/>
    <w:rsid w:val="00B979D7"/>
    <w:rsid w:val="00BA0A96"/>
    <w:rsid w:val="00BA0D69"/>
    <w:rsid w:val="00BA1038"/>
    <w:rsid w:val="00BA1429"/>
    <w:rsid w:val="00BA22EB"/>
    <w:rsid w:val="00BA25EC"/>
    <w:rsid w:val="00BA272C"/>
    <w:rsid w:val="00BA3428"/>
    <w:rsid w:val="00BA350D"/>
    <w:rsid w:val="00BA359F"/>
    <w:rsid w:val="00BA382C"/>
    <w:rsid w:val="00BA3E44"/>
    <w:rsid w:val="00BA4DCE"/>
    <w:rsid w:val="00BA5047"/>
    <w:rsid w:val="00BA54BA"/>
    <w:rsid w:val="00BA5521"/>
    <w:rsid w:val="00BA5B45"/>
    <w:rsid w:val="00BA5FF2"/>
    <w:rsid w:val="00BA6265"/>
    <w:rsid w:val="00BA64EF"/>
    <w:rsid w:val="00BA6521"/>
    <w:rsid w:val="00BB01AC"/>
    <w:rsid w:val="00BB1066"/>
    <w:rsid w:val="00BB1820"/>
    <w:rsid w:val="00BB1F22"/>
    <w:rsid w:val="00BB2A75"/>
    <w:rsid w:val="00BB2DC4"/>
    <w:rsid w:val="00BB2E51"/>
    <w:rsid w:val="00BB3642"/>
    <w:rsid w:val="00BB372F"/>
    <w:rsid w:val="00BB3AE8"/>
    <w:rsid w:val="00BB3C14"/>
    <w:rsid w:val="00BB4B96"/>
    <w:rsid w:val="00BB580E"/>
    <w:rsid w:val="00BB6C8B"/>
    <w:rsid w:val="00BB6F9E"/>
    <w:rsid w:val="00BB70C8"/>
    <w:rsid w:val="00BB716F"/>
    <w:rsid w:val="00BB7A75"/>
    <w:rsid w:val="00BC01BF"/>
    <w:rsid w:val="00BC069F"/>
    <w:rsid w:val="00BC0D28"/>
    <w:rsid w:val="00BC113A"/>
    <w:rsid w:val="00BC1AF2"/>
    <w:rsid w:val="00BC1B54"/>
    <w:rsid w:val="00BC2F6C"/>
    <w:rsid w:val="00BC3288"/>
    <w:rsid w:val="00BC484E"/>
    <w:rsid w:val="00BC61C3"/>
    <w:rsid w:val="00BC74BA"/>
    <w:rsid w:val="00BD17A8"/>
    <w:rsid w:val="00BD1B85"/>
    <w:rsid w:val="00BD2902"/>
    <w:rsid w:val="00BD29DD"/>
    <w:rsid w:val="00BD36CD"/>
    <w:rsid w:val="00BD3B91"/>
    <w:rsid w:val="00BD3DC1"/>
    <w:rsid w:val="00BD4FCC"/>
    <w:rsid w:val="00BD52C3"/>
    <w:rsid w:val="00BD60FD"/>
    <w:rsid w:val="00BD6306"/>
    <w:rsid w:val="00BD63F6"/>
    <w:rsid w:val="00BD669F"/>
    <w:rsid w:val="00BD6D0C"/>
    <w:rsid w:val="00BD7078"/>
    <w:rsid w:val="00BD719A"/>
    <w:rsid w:val="00BD71B8"/>
    <w:rsid w:val="00BD7236"/>
    <w:rsid w:val="00BD772C"/>
    <w:rsid w:val="00BE0032"/>
    <w:rsid w:val="00BE062F"/>
    <w:rsid w:val="00BE07DC"/>
    <w:rsid w:val="00BE12C8"/>
    <w:rsid w:val="00BE1482"/>
    <w:rsid w:val="00BE23F3"/>
    <w:rsid w:val="00BE2489"/>
    <w:rsid w:val="00BE288A"/>
    <w:rsid w:val="00BE2C9B"/>
    <w:rsid w:val="00BE38F0"/>
    <w:rsid w:val="00BE3A17"/>
    <w:rsid w:val="00BE3D3E"/>
    <w:rsid w:val="00BE4D46"/>
    <w:rsid w:val="00BE4E49"/>
    <w:rsid w:val="00BE52DE"/>
    <w:rsid w:val="00BE5FAC"/>
    <w:rsid w:val="00BE6456"/>
    <w:rsid w:val="00BE6577"/>
    <w:rsid w:val="00BE65DD"/>
    <w:rsid w:val="00BE66AD"/>
    <w:rsid w:val="00BE6788"/>
    <w:rsid w:val="00BE699C"/>
    <w:rsid w:val="00BE6DB5"/>
    <w:rsid w:val="00BE77C7"/>
    <w:rsid w:val="00BE789D"/>
    <w:rsid w:val="00BE79EC"/>
    <w:rsid w:val="00BE7B7B"/>
    <w:rsid w:val="00BF03B8"/>
    <w:rsid w:val="00BF0978"/>
    <w:rsid w:val="00BF0C0A"/>
    <w:rsid w:val="00BF0F7A"/>
    <w:rsid w:val="00BF1112"/>
    <w:rsid w:val="00BF1B62"/>
    <w:rsid w:val="00BF1CEE"/>
    <w:rsid w:val="00BF2B55"/>
    <w:rsid w:val="00BF3E4E"/>
    <w:rsid w:val="00BF4144"/>
    <w:rsid w:val="00BF44DE"/>
    <w:rsid w:val="00BF453E"/>
    <w:rsid w:val="00BF468B"/>
    <w:rsid w:val="00BF46FF"/>
    <w:rsid w:val="00BF4986"/>
    <w:rsid w:val="00BF4C17"/>
    <w:rsid w:val="00BF519B"/>
    <w:rsid w:val="00BF5627"/>
    <w:rsid w:val="00BF5AAA"/>
    <w:rsid w:val="00BF6008"/>
    <w:rsid w:val="00BF6B80"/>
    <w:rsid w:val="00BF7172"/>
    <w:rsid w:val="00BF72FC"/>
    <w:rsid w:val="00BF7C8B"/>
    <w:rsid w:val="00C000F7"/>
    <w:rsid w:val="00C00199"/>
    <w:rsid w:val="00C0075E"/>
    <w:rsid w:val="00C00C7F"/>
    <w:rsid w:val="00C01121"/>
    <w:rsid w:val="00C02544"/>
    <w:rsid w:val="00C0254A"/>
    <w:rsid w:val="00C02854"/>
    <w:rsid w:val="00C03C6E"/>
    <w:rsid w:val="00C04791"/>
    <w:rsid w:val="00C05BBD"/>
    <w:rsid w:val="00C07443"/>
    <w:rsid w:val="00C10456"/>
    <w:rsid w:val="00C1074B"/>
    <w:rsid w:val="00C10855"/>
    <w:rsid w:val="00C10A68"/>
    <w:rsid w:val="00C10C11"/>
    <w:rsid w:val="00C1131B"/>
    <w:rsid w:val="00C114C2"/>
    <w:rsid w:val="00C11924"/>
    <w:rsid w:val="00C1283C"/>
    <w:rsid w:val="00C13589"/>
    <w:rsid w:val="00C13AD4"/>
    <w:rsid w:val="00C141C3"/>
    <w:rsid w:val="00C144D9"/>
    <w:rsid w:val="00C146C6"/>
    <w:rsid w:val="00C147E9"/>
    <w:rsid w:val="00C14E6B"/>
    <w:rsid w:val="00C15D05"/>
    <w:rsid w:val="00C15DEE"/>
    <w:rsid w:val="00C16065"/>
    <w:rsid w:val="00C16748"/>
    <w:rsid w:val="00C17403"/>
    <w:rsid w:val="00C179B5"/>
    <w:rsid w:val="00C20C45"/>
    <w:rsid w:val="00C215AD"/>
    <w:rsid w:val="00C21D46"/>
    <w:rsid w:val="00C21E15"/>
    <w:rsid w:val="00C22126"/>
    <w:rsid w:val="00C22753"/>
    <w:rsid w:val="00C24366"/>
    <w:rsid w:val="00C2551B"/>
    <w:rsid w:val="00C25632"/>
    <w:rsid w:val="00C262DB"/>
    <w:rsid w:val="00C26EEC"/>
    <w:rsid w:val="00C271EC"/>
    <w:rsid w:val="00C2750F"/>
    <w:rsid w:val="00C27533"/>
    <w:rsid w:val="00C27B52"/>
    <w:rsid w:val="00C27D99"/>
    <w:rsid w:val="00C27F7A"/>
    <w:rsid w:val="00C30000"/>
    <w:rsid w:val="00C30939"/>
    <w:rsid w:val="00C30B49"/>
    <w:rsid w:val="00C30D07"/>
    <w:rsid w:val="00C30FD2"/>
    <w:rsid w:val="00C315D8"/>
    <w:rsid w:val="00C315E9"/>
    <w:rsid w:val="00C31649"/>
    <w:rsid w:val="00C3180A"/>
    <w:rsid w:val="00C31874"/>
    <w:rsid w:val="00C31ADC"/>
    <w:rsid w:val="00C31B94"/>
    <w:rsid w:val="00C32099"/>
    <w:rsid w:val="00C32362"/>
    <w:rsid w:val="00C327EC"/>
    <w:rsid w:val="00C329D1"/>
    <w:rsid w:val="00C33567"/>
    <w:rsid w:val="00C337CB"/>
    <w:rsid w:val="00C33D85"/>
    <w:rsid w:val="00C33E43"/>
    <w:rsid w:val="00C34027"/>
    <w:rsid w:val="00C34886"/>
    <w:rsid w:val="00C34AE5"/>
    <w:rsid w:val="00C350D5"/>
    <w:rsid w:val="00C3532A"/>
    <w:rsid w:val="00C353D6"/>
    <w:rsid w:val="00C35812"/>
    <w:rsid w:val="00C3621F"/>
    <w:rsid w:val="00C36F19"/>
    <w:rsid w:val="00C370BD"/>
    <w:rsid w:val="00C372C3"/>
    <w:rsid w:val="00C37863"/>
    <w:rsid w:val="00C378D0"/>
    <w:rsid w:val="00C40887"/>
    <w:rsid w:val="00C408BB"/>
    <w:rsid w:val="00C40BA1"/>
    <w:rsid w:val="00C40CBF"/>
    <w:rsid w:val="00C41411"/>
    <w:rsid w:val="00C42BCE"/>
    <w:rsid w:val="00C43A0B"/>
    <w:rsid w:val="00C43B53"/>
    <w:rsid w:val="00C43C70"/>
    <w:rsid w:val="00C43D2E"/>
    <w:rsid w:val="00C440F7"/>
    <w:rsid w:val="00C4561A"/>
    <w:rsid w:val="00C46209"/>
    <w:rsid w:val="00C46931"/>
    <w:rsid w:val="00C46FEE"/>
    <w:rsid w:val="00C4724B"/>
    <w:rsid w:val="00C47FE0"/>
    <w:rsid w:val="00C50C12"/>
    <w:rsid w:val="00C50D27"/>
    <w:rsid w:val="00C50D5F"/>
    <w:rsid w:val="00C50F18"/>
    <w:rsid w:val="00C516D1"/>
    <w:rsid w:val="00C52763"/>
    <w:rsid w:val="00C53DD4"/>
    <w:rsid w:val="00C53FE6"/>
    <w:rsid w:val="00C546B4"/>
    <w:rsid w:val="00C554B2"/>
    <w:rsid w:val="00C55926"/>
    <w:rsid w:val="00C55E67"/>
    <w:rsid w:val="00C55F5D"/>
    <w:rsid w:val="00C56B4C"/>
    <w:rsid w:val="00C57081"/>
    <w:rsid w:val="00C60105"/>
    <w:rsid w:val="00C6055A"/>
    <w:rsid w:val="00C61258"/>
    <w:rsid w:val="00C61A11"/>
    <w:rsid w:val="00C62392"/>
    <w:rsid w:val="00C62820"/>
    <w:rsid w:val="00C62A15"/>
    <w:rsid w:val="00C63623"/>
    <w:rsid w:val="00C63816"/>
    <w:rsid w:val="00C63B40"/>
    <w:rsid w:val="00C64336"/>
    <w:rsid w:val="00C6456A"/>
    <w:rsid w:val="00C645D9"/>
    <w:rsid w:val="00C64C24"/>
    <w:rsid w:val="00C65462"/>
    <w:rsid w:val="00C6585E"/>
    <w:rsid w:val="00C65A68"/>
    <w:rsid w:val="00C662C8"/>
    <w:rsid w:val="00C66903"/>
    <w:rsid w:val="00C66F37"/>
    <w:rsid w:val="00C6703E"/>
    <w:rsid w:val="00C70204"/>
    <w:rsid w:val="00C708D3"/>
    <w:rsid w:val="00C71C2F"/>
    <w:rsid w:val="00C72051"/>
    <w:rsid w:val="00C7243A"/>
    <w:rsid w:val="00C7266C"/>
    <w:rsid w:val="00C72811"/>
    <w:rsid w:val="00C72DEC"/>
    <w:rsid w:val="00C7328B"/>
    <w:rsid w:val="00C732FB"/>
    <w:rsid w:val="00C733B1"/>
    <w:rsid w:val="00C73B36"/>
    <w:rsid w:val="00C74251"/>
    <w:rsid w:val="00C756A3"/>
    <w:rsid w:val="00C757F5"/>
    <w:rsid w:val="00C76175"/>
    <w:rsid w:val="00C766DB"/>
    <w:rsid w:val="00C76B75"/>
    <w:rsid w:val="00C77688"/>
    <w:rsid w:val="00C80B6C"/>
    <w:rsid w:val="00C80D58"/>
    <w:rsid w:val="00C80FA1"/>
    <w:rsid w:val="00C81453"/>
    <w:rsid w:val="00C834B1"/>
    <w:rsid w:val="00C839E9"/>
    <w:rsid w:val="00C83E47"/>
    <w:rsid w:val="00C84079"/>
    <w:rsid w:val="00C84311"/>
    <w:rsid w:val="00C8568F"/>
    <w:rsid w:val="00C85C71"/>
    <w:rsid w:val="00C861D3"/>
    <w:rsid w:val="00C86790"/>
    <w:rsid w:val="00C867FE"/>
    <w:rsid w:val="00C86960"/>
    <w:rsid w:val="00C869FF"/>
    <w:rsid w:val="00C86B69"/>
    <w:rsid w:val="00C86C48"/>
    <w:rsid w:val="00C86FA2"/>
    <w:rsid w:val="00C86FF2"/>
    <w:rsid w:val="00C8702B"/>
    <w:rsid w:val="00C9011D"/>
    <w:rsid w:val="00C9059E"/>
    <w:rsid w:val="00C9062C"/>
    <w:rsid w:val="00C91706"/>
    <w:rsid w:val="00C91C9E"/>
    <w:rsid w:val="00C924A0"/>
    <w:rsid w:val="00C92770"/>
    <w:rsid w:val="00C92A72"/>
    <w:rsid w:val="00C941E2"/>
    <w:rsid w:val="00C94427"/>
    <w:rsid w:val="00C94597"/>
    <w:rsid w:val="00C9502E"/>
    <w:rsid w:val="00C9590A"/>
    <w:rsid w:val="00C95ECA"/>
    <w:rsid w:val="00C95F1D"/>
    <w:rsid w:val="00C96223"/>
    <w:rsid w:val="00C97050"/>
    <w:rsid w:val="00C97609"/>
    <w:rsid w:val="00C97637"/>
    <w:rsid w:val="00C978CC"/>
    <w:rsid w:val="00C97AFB"/>
    <w:rsid w:val="00CA06D6"/>
    <w:rsid w:val="00CA1406"/>
    <w:rsid w:val="00CA1482"/>
    <w:rsid w:val="00CA19DD"/>
    <w:rsid w:val="00CA2209"/>
    <w:rsid w:val="00CA23C0"/>
    <w:rsid w:val="00CA2EAF"/>
    <w:rsid w:val="00CA33B5"/>
    <w:rsid w:val="00CA3AFB"/>
    <w:rsid w:val="00CA45EF"/>
    <w:rsid w:val="00CA48FC"/>
    <w:rsid w:val="00CA4C25"/>
    <w:rsid w:val="00CA5104"/>
    <w:rsid w:val="00CA520F"/>
    <w:rsid w:val="00CA53B0"/>
    <w:rsid w:val="00CA5BEF"/>
    <w:rsid w:val="00CA5F9E"/>
    <w:rsid w:val="00CA6E00"/>
    <w:rsid w:val="00CA6E58"/>
    <w:rsid w:val="00CA7049"/>
    <w:rsid w:val="00CA78BF"/>
    <w:rsid w:val="00CB06C0"/>
    <w:rsid w:val="00CB0835"/>
    <w:rsid w:val="00CB0AFA"/>
    <w:rsid w:val="00CB111F"/>
    <w:rsid w:val="00CB1368"/>
    <w:rsid w:val="00CB269F"/>
    <w:rsid w:val="00CB2ADF"/>
    <w:rsid w:val="00CB2B5F"/>
    <w:rsid w:val="00CB2D66"/>
    <w:rsid w:val="00CB2DF4"/>
    <w:rsid w:val="00CB3369"/>
    <w:rsid w:val="00CB33D3"/>
    <w:rsid w:val="00CB3C0D"/>
    <w:rsid w:val="00CB4058"/>
    <w:rsid w:val="00CB4948"/>
    <w:rsid w:val="00CB4C29"/>
    <w:rsid w:val="00CB5351"/>
    <w:rsid w:val="00CB5522"/>
    <w:rsid w:val="00CB5771"/>
    <w:rsid w:val="00CB5AB7"/>
    <w:rsid w:val="00CB69A0"/>
    <w:rsid w:val="00CB69F7"/>
    <w:rsid w:val="00CB6E73"/>
    <w:rsid w:val="00CB70D4"/>
    <w:rsid w:val="00CB775F"/>
    <w:rsid w:val="00CC0947"/>
    <w:rsid w:val="00CC098E"/>
    <w:rsid w:val="00CC0D2B"/>
    <w:rsid w:val="00CC1040"/>
    <w:rsid w:val="00CC24A5"/>
    <w:rsid w:val="00CC28C9"/>
    <w:rsid w:val="00CC2D67"/>
    <w:rsid w:val="00CC3A91"/>
    <w:rsid w:val="00CC445B"/>
    <w:rsid w:val="00CC5074"/>
    <w:rsid w:val="00CC553B"/>
    <w:rsid w:val="00CC5D6B"/>
    <w:rsid w:val="00CC6C2D"/>
    <w:rsid w:val="00CC6D68"/>
    <w:rsid w:val="00CC71BE"/>
    <w:rsid w:val="00CC75F5"/>
    <w:rsid w:val="00CD03CC"/>
    <w:rsid w:val="00CD0500"/>
    <w:rsid w:val="00CD0C9D"/>
    <w:rsid w:val="00CD1028"/>
    <w:rsid w:val="00CD10F3"/>
    <w:rsid w:val="00CD14D5"/>
    <w:rsid w:val="00CD2B44"/>
    <w:rsid w:val="00CD3BB4"/>
    <w:rsid w:val="00CD4176"/>
    <w:rsid w:val="00CD6DD9"/>
    <w:rsid w:val="00CD708F"/>
    <w:rsid w:val="00CD715A"/>
    <w:rsid w:val="00CD7BC2"/>
    <w:rsid w:val="00CE02C8"/>
    <w:rsid w:val="00CE03D8"/>
    <w:rsid w:val="00CE0490"/>
    <w:rsid w:val="00CE0B10"/>
    <w:rsid w:val="00CE1228"/>
    <w:rsid w:val="00CE16DB"/>
    <w:rsid w:val="00CE2645"/>
    <w:rsid w:val="00CE4243"/>
    <w:rsid w:val="00CE5700"/>
    <w:rsid w:val="00CE5AC9"/>
    <w:rsid w:val="00CE6646"/>
    <w:rsid w:val="00CE720D"/>
    <w:rsid w:val="00CE748A"/>
    <w:rsid w:val="00CF0BB2"/>
    <w:rsid w:val="00CF0F8E"/>
    <w:rsid w:val="00CF13B4"/>
    <w:rsid w:val="00CF1666"/>
    <w:rsid w:val="00CF240A"/>
    <w:rsid w:val="00CF47D4"/>
    <w:rsid w:val="00CF5433"/>
    <w:rsid w:val="00CF57F3"/>
    <w:rsid w:val="00CF59A2"/>
    <w:rsid w:val="00CF625D"/>
    <w:rsid w:val="00CF6837"/>
    <w:rsid w:val="00CF691C"/>
    <w:rsid w:val="00CF6AC1"/>
    <w:rsid w:val="00CF6B93"/>
    <w:rsid w:val="00CF6DC6"/>
    <w:rsid w:val="00D00184"/>
    <w:rsid w:val="00D00AE6"/>
    <w:rsid w:val="00D01BFD"/>
    <w:rsid w:val="00D0277D"/>
    <w:rsid w:val="00D027FA"/>
    <w:rsid w:val="00D02868"/>
    <w:rsid w:val="00D02BD5"/>
    <w:rsid w:val="00D02C91"/>
    <w:rsid w:val="00D031F2"/>
    <w:rsid w:val="00D04F4F"/>
    <w:rsid w:val="00D05DFB"/>
    <w:rsid w:val="00D069F1"/>
    <w:rsid w:val="00D079D9"/>
    <w:rsid w:val="00D07E2A"/>
    <w:rsid w:val="00D07F31"/>
    <w:rsid w:val="00D10011"/>
    <w:rsid w:val="00D10944"/>
    <w:rsid w:val="00D12701"/>
    <w:rsid w:val="00D127FB"/>
    <w:rsid w:val="00D1289F"/>
    <w:rsid w:val="00D128DF"/>
    <w:rsid w:val="00D12A77"/>
    <w:rsid w:val="00D13200"/>
    <w:rsid w:val="00D13717"/>
    <w:rsid w:val="00D1429F"/>
    <w:rsid w:val="00D143F1"/>
    <w:rsid w:val="00D14941"/>
    <w:rsid w:val="00D149F3"/>
    <w:rsid w:val="00D14B29"/>
    <w:rsid w:val="00D1510F"/>
    <w:rsid w:val="00D153E0"/>
    <w:rsid w:val="00D15550"/>
    <w:rsid w:val="00D159EB"/>
    <w:rsid w:val="00D15C58"/>
    <w:rsid w:val="00D16476"/>
    <w:rsid w:val="00D16D3E"/>
    <w:rsid w:val="00D170C8"/>
    <w:rsid w:val="00D17704"/>
    <w:rsid w:val="00D17A01"/>
    <w:rsid w:val="00D208FE"/>
    <w:rsid w:val="00D209D7"/>
    <w:rsid w:val="00D20F53"/>
    <w:rsid w:val="00D21035"/>
    <w:rsid w:val="00D2142B"/>
    <w:rsid w:val="00D21846"/>
    <w:rsid w:val="00D21A37"/>
    <w:rsid w:val="00D2213D"/>
    <w:rsid w:val="00D22741"/>
    <w:rsid w:val="00D22840"/>
    <w:rsid w:val="00D22982"/>
    <w:rsid w:val="00D22AFE"/>
    <w:rsid w:val="00D22DE6"/>
    <w:rsid w:val="00D23B30"/>
    <w:rsid w:val="00D2438F"/>
    <w:rsid w:val="00D24D08"/>
    <w:rsid w:val="00D24F92"/>
    <w:rsid w:val="00D257C7"/>
    <w:rsid w:val="00D25997"/>
    <w:rsid w:val="00D25DD7"/>
    <w:rsid w:val="00D25F0E"/>
    <w:rsid w:val="00D262F5"/>
    <w:rsid w:val="00D26695"/>
    <w:rsid w:val="00D274B5"/>
    <w:rsid w:val="00D27A4B"/>
    <w:rsid w:val="00D27FF0"/>
    <w:rsid w:val="00D301C1"/>
    <w:rsid w:val="00D33741"/>
    <w:rsid w:val="00D34877"/>
    <w:rsid w:val="00D354EE"/>
    <w:rsid w:val="00D35560"/>
    <w:rsid w:val="00D363CF"/>
    <w:rsid w:val="00D36472"/>
    <w:rsid w:val="00D3657D"/>
    <w:rsid w:val="00D36906"/>
    <w:rsid w:val="00D36A27"/>
    <w:rsid w:val="00D36E93"/>
    <w:rsid w:val="00D37299"/>
    <w:rsid w:val="00D40585"/>
    <w:rsid w:val="00D405E8"/>
    <w:rsid w:val="00D41D5B"/>
    <w:rsid w:val="00D41F8D"/>
    <w:rsid w:val="00D41FCE"/>
    <w:rsid w:val="00D422E7"/>
    <w:rsid w:val="00D42F3C"/>
    <w:rsid w:val="00D431D0"/>
    <w:rsid w:val="00D434D9"/>
    <w:rsid w:val="00D43C57"/>
    <w:rsid w:val="00D440C7"/>
    <w:rsid w:val="00D448FC"/>
    <w:rsid w:val="00D44AF4"/>
    <w:rsid w:val="00D44E5D"/>
    <w:rsid w:val="00D47AD3"/>
    <w:rsid w:val="00D47D5E"/>
    <w:rsid w:val="00D47E5B"/>
    <w:rsid w:val="00D5012B"/>
    <w:rsid w:val="00D502AA"/>
    <w:rsid w:val="00D50F6E"/>
    <w:rsid w:val="00D51665"/>
    <w:rsid w:val="00D51C8D"/>
    <w:rsid w:val="00D51FAE"/>
    <w:rsid w:val="00D52292"/>
    <w:rsid w:val="00D531DF"/>
    <w:rsid w:val="00D5349D"/>
    <w:rsid w:val="00D54258"/>
    <w:rsid w:val="00D54E29"/>
    <w:rsid w:val="00D56014"/>
    <w:rsid w:val="00D6058B"/>
    <w:rsid w:val="00D610ED"/>
    <w:rsid w:val="00D62376"/>
    <w:rsid w:val="00D623AA"/>
    <w:rsid w:val="00D63008"/>
    <w:rsid w:val="00D6419F"/>
    <w:rsid w:val="00D65E46"/>
    <w:rsid w:val="00D65F5B"/>
    <w:rsid w:val="00D66C69"/>
    <w:rsid w:val="00D67A7F"/>
    <w:rsid w:val="00D67F9F"/>
    <w:rsid w:val="00D67FAA"/>
    <w:rsid w:val="00D70696"/>
    <w:rsid w:val="00D71B29"/>
    <w:rsid w:val="00D71C03"/>
    <w:rsid w:val="00D71DE6"/>
    <w:rsid w:val="00D7271A"/>
    <w:rsid w:val="00D72811"/>
    <w:rsid w:val="00D7290D"/>
    <w:rsid w:val="00D72A79"/>
    <w:rsid w:val="00D72D0B"/>
    <w:rsid w:val="00D72FBA"/>
    <w:rsid w:val="00D73BF4"/>
    <w:rsid w:val="00D73D4A"/>
    <w:rsid w:val="00D7490E"/>
    <w:rsid w:val="00D75DFF"/>
    <w:rsid w:val="00D761C7"/>
    <w:rsid w:val="00D768BC"/>
    <w:rsid w:val="00D76BD2"/>
    <w:rsid w:val="00D805A6"/>
    <w:rsid w:val="00D80BA3"/>
    <w:rsid w:val="00D81A57"/>
    <w:rsid w:val="00D8254E"/>
    <w:rsid w:val="00D83044"/>
    <w:rsid w:val="00D8395E"/>
    <w:rsid w:val="00D839C5"/>
    <w:rsid w:val="00D84B8B"/>
    <w:rsid w:val="00D850AB"/>
    <w:rsid w:val="00D8531B"/>
    <w:rsid w:val="00D853DA"/>
    <w:rsid w:val="00D85429"/>
    <w:rsid w:val="00D85A3E"/>
    <w:rsid w:val="00D8603F"/>
    <w:rsid w:val="00D86070"/>
    <w:rsid w:val="00D862F8"/>
    <w:rsid w:val="00D87107"/>
    <w:rsid w:val="00D901B0"/>
    <w:rsid w:val="00D90335"/>
    <w:rsid w:val="00D90445"/>
    <w:rsid w:val="00D91592"/>
    <w:rsid w:val="00D91873"/>
    <w:rsid w:val="00D91B7D"/>
    <w:rsid w:val="00D91C3F"/>
    <w:rsid w:val="00D92539"/>
    <w:rsid w:val="00D92E9B"/>
    <w:rsid w:val="00D93189"/>
    <w:rsid w:val="00D93757"/>
    <w:rsid w:val="00D93A1F"/>
    <w:rsid w:val="00D93D57"/>
    <w:rsid w:val="00D93E0B"/>
    <w:rsid w:val="00D94383"/>
    <w:rsid w:val="00D949D9"/>
    <w:rsid w:val="00D95284"/>
    <w:rsid w:val="00D95D4E"/>
    <w:rsid w:val="00D95DBC"/>
    <w:rsid w:val="00D96464"/>
    <w:rsid w:val="00D96CF1"/>
    <w:rsid w:val="00D97068"/>
    <w:rsid w:val="00D97080"/>
    <w:rsid w:val="00D97396"/>
    <w:rsid w:val="00D978C8"/>
    <w:rsid w:val="00DA0355"/>
    <w:rsid w:val="00DA0498"/>
    <w:rsid w:val="00DA0CDE"/>
    <w:rsid w:val="00DA125A"/>
    <w:rsid w:val="00DA1C71"/>
    <w:rsid w:val="00DA239E"/>
    <w:rsid w:val="00DA27B1"/>
    <w:rsid w:val="00DA2894"/>
    <w:rsid w:val="00DA2BD4"/>
    <w:rsid w:val="00DA2EE7"/>
    <w:rsid w:val="00DA30CA"/>
    <w:rsid w:val="00DA4643"/>
    <w:rsid w:val="00DA5F98"/>
    <w:rsid w:val="00DA6BA4"/>
    <w:rsid w:val="00DA6CA9"/>
    <w:rsid w:val="00DA78A2"/>
    <w:rsid w:val="00DB0437"/>
    <w:rsid w:val="00DB0671"/>
    <w:rsid w:val="00DB134B"/>
    <w:rsid w:val="00DB2015"/>
    <w:rsid w:val="00DB3016"/>
    <w:rsid w:val="00DB3194"/>
    <w:rsid w:val="00DB4E1C"/>
    <w:rsid w:val="00DB53D0"/>
    <w:rsid w:val="00DB5AFA"/>
    <w:rsid w:val="00DB6FDF"/>
    <w:rsid w:val="00DB724B"/>
    <w:rsid w:val="00DB7995"/>
    <w:rsid w:val="00DB7A9E"/>
    <w:rsid w:val="00DB7BC2"/>
    <w:rsid w:val="00DB7D60"/>
    <w:rsid w:val="00DC07B2"/>
    <w:rsid w:val="00DC14BC"/>
    <w:rsid w:val="00DC215A"/>
    <w:rsid w:val="00DC2390"/>
    <w:rsid w:val="00DC24C2"/>
    <w:rsid w:val="00DC3A03"/>
    <w:rsid w:val="00DC3E43"/>
    <w:rsid w:val="00DC3EB9"/>
    <w:rsid w:val="00DC56CC"/>
    <w:rsid w:val="00DC59F9"/>
    <w:rsid w:val="00DC5A70"/>
    <w:rsid w:val="00DC63B0"/>
    <w:rsid w:val="00DC67DE"/>
    <w:rsid w:val="00DC6A73"/>
    <w:rsid w:val="00DC6CA5"/>
    <w:rsid w:val="00DC7C00"/>
    <w:rsid w:val="00DD113F"/>
    <w:rsid w:val="00DD121C"/>
    <w:rsid w:val="00DD13AA"/>
    <w:rsid w:val="00DD1E6B"/>
    <w:rsid w:val="00DD25BD"/>
    <w:rsid w:val="00DD3070"/>
    <w:rsid w:val="00DD3143"/>
    <w:rsid w:val="00DD34F8"/>
    <w:rsid w:val="00DD38EE"/>
    <w:rsid w:val="00DD3985"/>
    <w:rsid w:val="00DD4C3C"/>
    <w:rsid w:val="00DD4E5E"/>
    <w:rsid w:val="00DD5171"/>
    <w:rsid w:val="00DD5E0D"/>
    <w:rsid w:val="00DD6168"/>
    <w:rsid w:val="00DD6314"/>
    <w:rsid w:val="00DD66E8"/>
    <w:rsid w:val="00DD6B02"/>
    <w:rsid w:val="00DD72AD"/>
    <w:rsid w:val="00DD7383"/>
    <w:rsid w:val="00DD7687"/>
    <w:rsid w:val="00DD78D5"/>
    <w:rsid w:val="00DD7E54"/>
    <w:rsid w:val="00DE012E"/>
    <w:rsid w:val="00DE0587"/>
    <w:rsid w:val="00DE0BA5"/>
    <w:rsid w:val="00DE0D34"/>
    <w:rsid w:val="00DE1395"/>
    <w:rsid w:val="00DE2051"/>
    <w:rsid w:val="00DE2674"/>
    <w:rsid w:val="00DE31DF"/>
    <w:rsid w:val="00DE32EC"/>
    <w:rsid w:val="00DE3AD0"/>
    <w:rsid w:val="00DE3DA6"/>
    <w:rsid w:val="00DE4153"/>
    <w:rsid w:val="00DE4810"/>
    <w:rsid w:val="00DE5C7D"/>
    <w:rsid w:val="00DF02D9"/>
    <w:rsid w:val="00DF03FE"/>
    <w:rsid w:val="00DF0770"/>
    <w:rsid w:val="00DF0833"/>
    <w:rsid w:val="00DF0D72"/>
    <w:rsid w:val="00DF0F0D"/>
    <w:rsid w:val="00DF1505"/>
    <w:rsid w:val="00DF193F"/>
    <w:rsid w:val="00DF227A"/>
    <w:rsid w:val="00DF268D"/>
    <w:rsid w:val="00DF2D0A"/>
    <w:rsid w:val="00DF368B"/>
    <w:rsid w:val="00DF36F0"/>
    <w:rsid w:val="00DF37BC"/>
    <w:rsid w:val="00DF3E80"/>
    <w:rsid w:val="00DF4042"/>
    <w:rsid w:val="00DF466D"/>
    <w:rsid w:val="00DF4751"/>
    <w:rsid w:val="00DF4A50"/>
    <w:rsid w:val="00DF4AB8"/>
    <w:rsid w:val="00DF59A6"/>
    <w:rsid w:val="00DF5A90"/>
    <w:rsid w:val="00DF5ADE"/>
    <w:rsid w:val="00DF61D9"/>
    <w:rsid w:val="00DF6D69"/>
    <w:rsid w:val="00DF722E"/>
    <w:rsid w:val="00DF780A"/>
    <w:rsid w:val="00DF7DE0"/>
    <w:rsid w:val="00E008D7"/>
    <w:rsid w:val="00E00B8B"/>
    <w:rsid w:val="00E01407"/>
    <w:rsid w:val="00E01660"/>
    <w:rsid w:val="00E016C3"/>
    <w:rsid w:val="00E01E5E"/>
    <w:rsid w:val="00E01F80"/>
    <w:rsid w:val="00E0205F"/>
    <w:rsid w:val="00E020F9"/>
    <w:rsid w:val="00E03AB7"/>
    <w:rsid w:val="00E03B78"/>
    <w:rsid w:val="00E03EBA"/>
    <w:rsid w:val="00E043BD"/>
    <w:rsid w:val="00E04E33"/>
    <w:rsid w:val="00E0519C"/>
    <w:rsid w:val="00E057CF"/>
    <w:rsid w:val="00E05CF3"/>
    <w:rsid w:val="00E06C0E"/>
    <w:rsid w:val="00E06E3E"/>
    <w:rsid w:val="00E0705E"/>
    <w:rsid w:val="00E076DB"/>
    <w:rsid w:val="00E07D7E"/>
    <w:rsid w:val="00E10225"/>
    <w:rsid w:val="00E1088B"/>
    <w:rsid w:val="00E10B6A"/>
    <w:rsid w:val="00E10C8A"/>
    <w:rsid w:val="00E129A3"/>
    <w:rsid w:val="00E12DC0"/>
    <w:rsid w:val="00E12FD1"/>
    <w:rsid w:val="00E13355"/>
    <w:rsid w:val="00E13872"/>
    <w:rsid w:val="00E13C14"/>
    <w:rsid w:val="00E14360"/>
    <w:rsid w:val="00E1450D"/>
    <w:rsid w:val="00E14A6A"/>
    <w:rsid w:val="00E14BF2"/>
    <w:rsid w:val="00E15800"/>
    <w:rsid w:val="00E15973"/>
    <w:rsid w:val="00E15B1A"/>
    <w:rsid w:val="00E16615"/>
    <w:rsid w:val="00E16808"/>
    <w:rsid w:val="00E16BFC"/>
    <w:rsid w:val="00E17ABC"/>
    <w:rsid w:val="00E17DE2"/>
    <w:rsid w:val="00E2013D"/>
    <w:rsid w:val="00E2034B"/>
    <w:rsid w:val="00E20C24"/>
    <w:rsid w:val="00E20F33"/>
    <w:rsid w:val="00E20FF8"/>
    <w:rsid w:val="00E210E8"/>
    <w:rsid w:val="00E21249"/>
    <w:rsid w:val="00E225A1"/>
    <w:rsid w:val="00E225AB"/>
    <w:rsid w:val="00E22928"/>
    <w:rsid w:val="00E22E8C"/>
    <w:rsid w:val="00E2351F"/>
    <w:rsid w:val="00E23729"/>
    <w:rsid w:val="00E23F71"/>
    <w:rsid w:val="00E24864"/>
    <w:rsid w:val="00E24D5D"/>
    <w:rsid w:val="00E25FB8"/>
    <w:rsid w:val="00E268B0"/>
    <w:rsid w:val="00E27E79"/>
    <w:rsid w:val="00E30655"/>
    <w:rsid w:val="00E30735"/>
    <w:rsid w:val="00E31057"/>
    <w:rsid w:val="00E31567"/>
    <w:rsid w:val="00E319E7"/>
    <w:rsid w:val="00E3230C"/>
    <w:rsid w:val="00E32979"/>
    <w:rsid w:val="00E341B7"/>
    <w:rsid w:val="00E34AC2"/>
    <w:rsid w:val="00E34FAC"/>
    <w:rsid w:val="00E35938"/>
    <w:rsid w:val="00E35E60"/>
    <w:rsid w:val="00E36903"/>
    <w:rsid w:val="00E36D73"/>
    <w:rsid w:val="00E36F28"/>
    <w:rsid w:val="00E36F63"/>
    <w:rsid w:val="00E37373"/>
    <w:rsid w:val="00E376F8"/>
    <w:rsid w:val="00E37DC9"/>
    <w:rsid w:val="00E40191"/>
    <w:rsid w:val="00E41190"/>
    <w:rsid w:val="00E42BA7"/>
    <w:rsid w:val="00E445C5"/>
    <w:rsid w:val="00E44798"/>
    <w:rsid w:val="00E44A8B"/>
    <w:rsid w:val="00E456AB"/>
    <w:rsid w:val="00E45944"/>
    <w:rsid w:val="00E460FF"/>
    <w:rsid w:val="00E462B9"/>
    <w:rsid w:val="00E46375"/>
    <w:rsid w:val="00E472AD"/>
    <w:rsid w:val="00E47BBA"/>
    <w:rsid w:val="00E47DB5"/>
    <w:rsid w:val="00E50128"/>
    <w:rsid w:val="00E50D5D"/>
    <w:rsid w:val="00E514C7"/>
    <w:rsid w:val="00E5161A"/>
    <w:rsid w:val="00E51A3C"/>
    <w:rsid w:val="00E52BCA"/>
    <w:rsid w:val="00E531C0"/>
    <w:rsid w:val="00E53CFE"/>
    <w:rsid w:val="00E54A71"/>
    <w:rsid w:val="00E55569"/>
    <w:rsid w:val="00E55812"/>
    <w:rsid w:val="00E55D46"/>
    <w:rsid w:val="00E55E59"/>
    <w:rsid w:val="00E55FCB"/>
    <w:rsid w:val="00E566CA"/>
    <w:rsid w:val="00E56984"/>
    <w:rsid w:val="00E56D33"/>
    <w:rsid w:val="00E5712E"/>
    <w:rsid w:val="00E60651"/>
    <w:rsid w:val="00E60894"/>
    <w:rsid w:val="00E60A0A"/>
    <w:rsid w:val="00E60BC2"/>
    <w:rsid w:val="00E60C97"/>
    <w:rsid w:val="00E61B06"/>
    <w:rsid w:val="00E6222E"/>
    <w:rsid w:val="00E62253"/>
    <w:rsid w:val="00E624C4"/>
    <w:rsid w:val="00E6253F"/>
    <w:rsid w:val="00E627EB"/>
    <w:rsid w:val="00E62A3D"/>
    <w:rsid w:val="00E63749"/>
    <w:rsid w:val="00E63838"/>
    <w:rsid w:val="00E63B72"/>
    <w:rsid w:val="00E63DB3"/>
    <w:rsid w:val="00E641D5"/>
    <w:rsid w:val="00E658E8"/>
    <w:rsid w:val="00E66146"/>
    <w:rsid w:val="00E662FC"/>
    <w:rsid w:val="00E6630C"/>
    <w:rsid w:val="00E667AA"/>
    <w:rsid w:val="00E671B2"/>
    <w:rsid w:val="00E6740A"/>
    <w:rsid w:val="00E67A09"/>
    <w:rsid w:val="00E67DAB"/>
    <w:rsid w:val="00E70A10"/>
    <w:rsid w:val="00E70E13"/>
    <w:rsid w:val="00E71FD3"/>
    <w:rsid w:val="00E725FE"/>
    <w:rsid w:val="00E739D3"/>
    <w:rsid w:val="00E73E8D"/>
    <w:rsid w:val="00E74534"/>
    <w:rsid w:val="00E74DB1"/>
    <w:rsid w:val="00E7543E"/>
    <w:rsid w:val="00E75725"/>
    <w:rsid w:val="00E75C00"/>
    <w:rsid w:val="00E76500"/>
    <w:rsid w:val="00E76D64"/>
    <w:rsid w:val="00E76E36"/>
    <w:rsid w:val="00E773D8"/>
    <w:rsid w:val="00E775D3"/>
    <w:rsid w:val="00E77749"/>
    <w:rsid w:val="00E7785D"/>
    <w:rsid w:val="00E77F6A"/>
    <w:rsid w:val="00E80245"/>
    <w:rsid w:val="00E80567"/>
    <w:rsid w:val="00E8064B"/>
    <w:rsid w:val="00E80801"/>
    <w:rsid w:val="00E80B24"/>
    <w:rsid w:val="00E81270"/>
    <w:rsid w:val="00E81E67"/>
    <w:rsid w:val="00E82345"/>
    <w:rsid w:val="00E82583"/>
    <w:rsid w:val="00E828FA"/>
    <w:rsid w:val="00E830F5"/>
    <w:rsid w:val="00E83618"/>
    <w:rsid w:val="00E83DE4"/>
    <w:rsid w:val="00E83FEF"/>
    <w:rsid w:val="00E840B0"/>
    <w:rsid w:val="00E84763"/>
    <w:rsid w:val="00E84868"/>
    <w:rsid w:val="00E84A03"/>
    <w:rsid w:val="00E8504D"/>
    <w:rsid w:val="00E8556D"/>
    <w:rsid w:val="00E85930"/>
    <w:rsid w:val="00E8673C"/>
    <w:rsid w:val="00E87A8C"/>
    <w:rsid w:val="00E87CAD"/>
    <w:rsid w:val="00E87CEE"/>
    <w:rsid w:val="00E90DE3"/>
    <w:rsid w:val="00E91B7D"/>
    <w:rsid w:val="00E92267"/>
    <w:rsid w:val="00E9239F"/>
    <w:rsid w:val="00E92552"/>
    <w:rsid w:val="00E927E3"/>
    <w:rsid w:val="00E92B7B"/>
    <w:rsid w:val="00E9329E"/>
    <w:rsid w:val="00E93764"/>
    <w:rsid w:val="00E9434D"/>
    <w:rsid w:val="00E96934"/>
    <w:rsid w:val="00E96A61"/>
    <w:rsid w:val="00E9744C"/>
    <w:rsid w:val="00E974B8"/>
    <w:rsid w:val="00E9783E"/>
    <w:rsid w:val="00E978F6"/>
    <w:rsid w:val="00EA044C"/>
    <w:rsid w:val="00EA0B8D"/>
    <w:rsid w:val="00EA2425"/>
    <w:rsid w:val="00EA3674"/>
    <w:rsid w:val="00EA53DD"/>
    <w:rsid w:val="00EA55A7"/>
    <w:rsid w:val="00EA699B"/>
    <w:rsid w:val="00EA6C69"/>
    <w:rsid w:val="00EA6FF9"/>
    <w:rsid w:val="00EA7665"/>
    <w:rsid w:val="00EA7B49"/>
    <w:rsid w:val="00EA7EFB"/>
    <w:rsid w:val="00EB0059"/>
    <w:rsid w:val="00EB0CD2"/>
    <w:rsid w:val="00EB0CEC"/>
    <w:rsid w:val="00EB1060"/>
    <w:rsid w:val="00EB15B6"/>
    <w:rsid w:val="00EB1627"/>
    <w:rsid w:val="00EB1A0D"/>
    <w:rsid w:val="00EB2000"/>
    <w:rsid w:val="00EB23D0"/>
    <w:rsid w:val="00EB2566"/>
    <w:rsid w:val="00EB2A6D"/>
    <w:rsid w:val="00EB34B3"/>
    <w:rsid w:val="00EB34BD"/>
    <w:rsid w:val="00EB39AF"/>
    <w:rsid w:val="00EB3A84"/>
    <w:rsid w:val="00EB4641"/>
    <w:rsid w:val="00EB46C4"/>
    <w:rsid w:val="00EB5760"/>
    <w:rsid w:val="00EB5BE8"/>
    <w:rsid w:val="00EB5D22"/>
    <w:rsid w:val="00EB64EB"/>
    <w:rsid w:val="00EB670D"/>
    <w:rsid w:val="00EB6884"/>
    <w:rsid w:val="00EB6CAE"/>
    <w:rsid w:val="00EB70D9"/>
    <w:rsid w:val="00EB750E"/>
    <w:rsid w:val="00EB783A"/>
    <w:rsid w:val="00EB7C01"/>
    <w:rsid w:val="00EC036E"/>
    <w:rsid w:val="00EC0455"/>
    <w:rsid w:val="00EC0694"/>
    <w:rsid w:val="00EC1231"/>
    <w:rsid w:val="00EC13B9"/>
    <w:rsid w:val="00EC268A"/>
    <w:rsid w:val="00EC2DB4"/>
    <w:rsid w:val="00EC3A2E"/>
    <w:rsid w:val="00EC3A92"/>
    <w:rsid w:val="00EC41DC"/>
    <w:rsid w:val="00EC5EA6"/>
    <w:rsid w:val="00EC65B1"/>
    <w:rsid w:val="00EC66C3"/>
    <w:rsid w:val="00EC66E7"/>
    <w:rsid w:val="00EC68EE"/>
    <w:rsid w:val="00EC73AB"/>
    <w:rsid w:val="00EC78BA"/>
    <w:rsid w:val="00ED01A0"/>
    <w:rsid w:val="00ED0229"/>
    <w:rsid w:val="00ED03A0"/>
    <w:rsid w:val="00ED08E8"/>
    <w:rsid w:val="00ED1C9D"/>
    <w:rsid w:val="00ED2D9E"/>
    <w:rsid w:val="00ED2E46"/>
    <w:rsid w:val="00ED30B0"/>
    <w:rsid w:val="00ED36EF"/>
    <w:rsid w:val="00ED3BCD"/>
    <w:rsid w:val="00ED66FB"/>
    <w:rsid w:val="00ED67B3"/>
    <w:rsid w:val="00ED6BAC"/>
    <w:rsid w:val="00ED6BC6"/>
    <w:rsid w:val="00ED6D4E"/>
    <w:rsid w:val="00ED7236"/>
    <w:rsid w:val="00ED7823"/>
    <w:rsid w:val="00EE0777"/>
    <w:rsid w:val="00EE0AAD"/>
    <w:rsid w:val="00EE0BF3"/>
    <w:rsid w:val="00EE1917"/>
    <w:rsid w:val="00EE1E83"/>
    <w:rsid w:val="00EE22C5"/>
    <w:rsid w:val="00EE22DD"/>
    <w:rsid w:val="00EE2B15"/>
    <w:rsid w:val="00EE2D86"/>
    <w:rsid w:val="00EE3425"/>
    <w:rsid w:val="00EE35CA"/>
    <w:rsid w:val="00EE3FE8"/>
    <w:rsid w:val="00EE4341"/>
    <w:rsid w:val="00EE4D2C"/>
    <w:rsid w:val="00EE5634"/>
    <w:rsid w:val="00EE56B7"/>
    <w:rsid w:val="00EE5BFD"/>
    <w:rsid w:val="00EE611B"/>
    <w:rsid w:val="00EE63F1"/>
    <w:rsid w:val="00EE73A2"/>
    <w:rsid w:val="00EF0104"/>
    <w:rsid w:val="00EF1500"/>
    <w:rsid w:val="00EF204D"/>
    <w:rsid w:val="00EF2796"/>
    <w:rsid w:val="00EF376E"/>
    <w:rsid w:val="00EF3843"/>
    <w:rsid w:val="00EF389F"/>
    <w:rsid w:val="00EF3FD8"/>
    <w:rsid w:val="00EF474B"/>
    <w:rsid w:val="00EF48CF"/>
    <w:rsid w:val="00EF5A52"/>
    <w:rsid w:val="00EF5B0D"/>
    <w:rsid w:val="00EF6644"/>
    <w:rsid w:val="00EF68E8"/>
    <w:rsid w:val="00F00076"/>
    <w:rsid w:val="00F00351"/>
    <w:rsid w:val="00F00868"/>
    <w:rsid w:val="00F01239"/>
    <w:rsid w:val="00F01282"/>
    <w:rsid w:val="00F01861"/>
    <w:rsid w:val="00F02009"/>
    <w:rsid w:val="00F025B1"/>
    <w:rsid w:val="00F02D85"/>
    <w:rsid w:val="00F038C0"/>
    <w:rsid w:val="00F039A4"/>
    <w:rsid w:val="00F03CC7"/>
    <w:rsid w:val="00F045F0"/>
    <w:rsid w:val="00F04739"/>
    <w:rsid w:val="00F052E6"/>
    <w:rsid w:val="00F05659"/>
    <w:rsid w:val="00F0570A"/>
    <w:rsid w:val="00F05992"/>
    <w:rsid w:val="00F062B5"/>
    <w:rsid w:val="00F065EB"/>
    <w:rsid w:val="00F06929"/>
    <w:rsid w:val="00F073EA"/>
    <w:rsid w:val="00F0780B"/>
    <w:rsid w:val="00F07908"/>
    <w:rsid w:val="00F07CEC"/>
    <w:rsid w:val="00F10D22"/>
    <w:rsid w:val="00F10F39"/>
    <w:rsid w:val="00F11FF2"/>
    <w:rsid w:val="00F12040"/>
    <w:rsid w:val="00F12139"/>
    <w:rsid w:val="00F122E2"/>
    <w:rsid w:val="00F1241F"/>
    <w:rsid w:val="00F127B1"/>
    <w:rsid w:val="00F12835"/>
    <w:rsid w:val="00F1426E"/>
    <w:rsid w:val="00F14389"/>
    <w:rsid w:val="00F144C7"/>
    <w:rsid w:val="00F14982"/>
    <w:rsid w:val="00F14A2B"/>
    <w:rsid w:val="00F16569"/>
    <w:rsid w:val="00F16DFD"/>
    <w:rsid w:val="00F17AC2"/>
    <w:rsid w:val="00F20719"/>
    <w:rsid w:val="00F20D72"/>
    <w:rsid w:val="00F20D83"/>
    <w:rsid w:val="00F215C4"/>
    <w:rsid w:val="00F219CA"/>
    <w:rsid w:val="00F21BAF"/>
    <w:rsid w:val="00F2254F"/>
    <w:rsid w:val="00F22609"/>
    <w:rsid w:val="00F22BA6"/>
    <w:rsid w:val="00F23108"/>
    <w:rsid w:val="00F240BA"/>
    <w:rsid w:val="00F24661"/>
    <w:rsid w:val="00F24A2C"/>
    <w:rsid w:val="00F25788"/>
    <w:rsid w:val="00F2617F"/>
    <w:rsid w:val="00F2696D"/>
    <w:rsid w:val="00F27222"/>
    <w:rsid w:val="00F272EF"/>
    <w:rsid w:val="00F3128B"/>
    <w:rsid w:val="00F31700"/>
    <w:rsid w:val="00F31A6C"/>
    <w:rsid w:val="00F31CD4"/>
    <w:rsid w:val="00F320FA"/>
    <w:rsid w:val="00F322C2"/>
    <w:rsid w:val="00F3248B"/>
    <w:rsid w:val="00F327C5"/>
    <w:rsid w:val="00F32C14"/>
    <w:rsid w:val="00F33623"/>
    <w:rsid w:val="00F33ABF"/>
    <w:rsid w:val="00F33C9F"/>
    <w:rsid w:val="00F33D33"/>
    <w:rsid w:val="00F3405D"/>
    <w:rsid w:val="00F340E4"/>
    <w:rsid w:val="00F346B3"/>
    <w:rsid w:val="00F348FB"/>
    <w:rsid w:val="00F35B10"/>
    <w:rsid w:val="00F35C19"/>
    <w:rsid w:val="00F36886"/>
    <w:rsid w:val="00F37435"/>
    <w:rsid w:val="00F37798"/>
    <w:rsid w:val="00F37C09"/>
    <w:rsid w:val="00F401FD"/>
    <w:rsid w:val="00F40315"/>
    <w:rsid w:val="00F406C4"/>
    <w:rsid w:val="00F40C1F"/>
    <w:rsid w:val="00F40FBD"/>
    <w:rsid w:val="00F41BA3"/>
    <w:rsid w:val="00F41D03"/>
    <w:rsid w:val="00F41E55"/>
    <w:rsid w:val="00F420F8"/>
    <w:rsid w:val="00F422CA"/>
    <w:rsid w:val="00F4250D"/>
    <w:rsid w:val="00F429DD"/>
    <w:rsid w:val="00F42BD9"/>
    <w:rsid w:val="00F433B2"/>
    <w:rsid w:val="00F43F98"/>
    <w:rsid w:val="00F4472D"/>
    <w:rsid w:val="00F44857"/>
    <w:rsid w:val="00F45087"/>
    <w:rsid w:val="00F455F0"/>
    <w:rsid w:val="00F458C3"/>
    <w:rsid w:val="00F458EF"/>
    <w:rsid w:val="00F4600C"/>
    <w:rsid w:val="00F46192"/>
    <w:rsid w:val="00F46241"/>
    <w:rsid w:val="00F462C9"/>
    <w:rsid w:val="00F472E5"/>
    <w:rsid w:val="00F475CF"/>
    <w:rsid w:val="00F4785C"/>
    <w:rsid w:val="00F503DC"/>
    <w:rsid w:val="00F50411"/>
    <w:rsid w:val="00F51018"/>
    <w:rsid w:val="00F511E5"/>
    <w:rsid w:val="00F51497"/>
    <w:rsid w:val="00F514E3"/>
    <w:rsid w:val="00F51DD7"/>
    <w:rsid w:val="00F5201F"/>
    <w:rsid w:val="00F52055"/>
    <w:rsid w:val="00F52E7E"/>
    <w:rsid w:val="00F53BC9"/>
    <w:rsid w:val="00F53EA3"/>
    <w:rsid w:val="00F542E3"/>
    <w:rsid w:val="00F5434B"/>
    <w:rsid w:val="00F54B28"/>
    <w:rsid w:val="00F54F2B"/>
    <w:rsid w:val="00F5544C"/>
    <w:rsid w:val="00F555E5"/>
    <w:rsid w:val="00F5571F"/>
    <w:rsid w:val="00F5580B"/>
    <w:rsid w:val="00F55C8E"/>
    <w:rsid w:val="00F55ED7"/>
    <w:rsid w:val="00F560A6"/>
    <w:rsid w:val="00F56D67"/>
    <w:rsid w:val="00F57B84"/>
    <w:rsid w:val="00F60538"/>
    <w:rsid w:val="00F60C5A"/>
    <w:rsid w:val="00F60D18"/>
    <w:rsid w:val="00F6192C"/>
    <w:rsid w:val="00F61C54"/>
    <w:rsid w:val="00F627F4"/>
    <w:rsid w:val="00F63320"/>
    <w:rsid w:val="00F63B10"/>
    <w:rsid w:val="00F63C9B"/>
    <w:rsid w:val="00F64383"/>
    <w:rsid w:val="00F6504D"/>
    <w:rsid w:val="00F6539C"/>
    <w:rsid w:val="00F65BA4"/>
    <w:rsid w:val="00F65FC1"/>
    <w:rsid w:val="00F673DB"/>
    <w:rsid w:val="00F705D6"/>
    <w:rsid w:val="00F70A2C"/>
    <w:rsid w:val="00F70A90"/>
    <w:rsid w:val="00F70D70"/>
    <w:rsid w:val="00F70EF4"/>
    <w:rsid w:val="00F71D66"/>
    <w:rsid w:val="00F7230E"/>
    <w:rsid w:val="00F72D45"/>
    <w:rsid w:val="00F73404"/>
    <w:rsid w:val="00F73D3B"/>
    <w:rsid w:val="00F745ED"/>
    <w:rsid w:val="00F7480A"/>
    <w:rsid w:val="00F74D62"/>
    <w:rsid w:val="00F74E80"/>
    <w:rsid w:val="00F758D7"/>
    <w:rsid w:val="00F75A0E"/>
    <w:rsid w:val="00F764BD"/>
    <w:rsid w:val="00F771D7"/>
    <w:rsid w:val="00F775B3"/>
    <w:rsid w:val="00F77720"/>
    <w:rsid w:val="00F778A8"/>
    <w:rsid w:val="00F77A12"/>
    <w:rsid w:val="00F77D4D"/>
    <w:rsid w:val="00F80C00"/>
    <w:rsid w:val="00F82506"/>
    <w:rsid w:val="00F82E27"/>
    <w:rsid w:val="00F82F6D"/>
    <w:rsid w:val="00F8333D"/>
    <w:rsid w:val="00F83538"/>
    <w:rsid w:val="00F83649"/>
    <w:rsid w:val="00F8404C"/>
    <w:rsid w:val="00F846CF"/>
    <w:rsid w:val="00F84A7D"/>
    <w:rsid w:val="00F8561A"/>
    <w:rsid w:val="00F85CA1"/>
    <w:rsid w:val="00F869FA"/>
    <w:rsid w:val="00F86A2A"/>
    <w:rsid w:val="00F87357"/>
    <w:rsid w:val="00F8750A"/>
    <w:rsid w:val="00F878B9"/>
    <w:rsid w:val="00F878DA"/>
    <w:rsid w:val="00F87C75"/>
    <w:rsid w:val="00F9075B"/>
    <w:rsid w:val="00F90D0D"/>
    <w:rsid w:val="00F90F3C"/>
    <w:rsid w:val="00F913B9"/>
    <w:rsid w:val="00F915ED"/>
    <w:rsid w:val="00F91833"/>
    <w:rsid w:val="00F918F8"/>
    <w:rsid w:val="00F91D1E"/>
    <w:rsid w:val="00F91E6A"/>
    <w:rsid w:val="00F92027"/>
    <w:rsid w:val="00F926B8"/>
    <w:rsid w:val="00F92B11"/>
    <w:rsid w:val="00F93E51"/>
    <w:rsid w:val="00F94846"/>
    <w:rsid w:val="00F94BC1"/>
    <w:rsid w:val="00F9518F"/>
    <w:rsid w:val="00F952D5"/>
    <w:rsid w:val="00F95577"/>
    <w:rsid w:val="00F95F42"/>
    <w:rsid w:val="00F96B44"/>
    <w:rsid w:val="00F96C4B"/>
    <w:rsid w:val="00F97D3F"/>
    <w:rsid w:val="00F97DDA"/>
    <w:rsid w:val="00FA036D"/>
    <w:rsid w:val="00FA0E26"/>
    <w:rsid w:val="00FA1974"/>
    <w:rsid w:val="00FA2419"/>
    <w:rsid w:val="00FA245E"/>
    <w:rsid w:val="00FA2A5B"/>
    <w:rsid w:val="00FA2AE0"/>
    <w:rsid w:val="00FA3BA7"/>
    <w:rsid w:val="00FA3C52"/>
    <w:rsid w:val="00FA4779"/>
    <w:rsid w:val="00FA53A2"/>
    <w:rsid w:val="00FA5BE5"/>
    <w:rsid w:val="00FA5EA3"/>
    <w:rsid w:val="00FA654E"/>
    <w:rsid w:val="00FA69FF"/>
    <w:rsid w:val="00FA6C16"/>
    <w:rsid w:val="00FA7438"/>
    <w:rsid w:val="00FA7FCF"/>
    <w:rsid w:val="00FB0A69"/>
    <w:rsid w:val="00FB10D3"/>
    <w:rsid w:val="00FB1646"/>
    <w:rsid w:val="00FB18C6"/>
    <w:rsid w:val="00FB1915"/>
    <w:rsid w:val="00FB2305"/>
    <w:rsid w:val="00FB2468"/>
    <w:rsid w:val="00FB25FB"/>
    <w:rsid w:val="00FB299A"/>
    <w:rsid w:val="00FB2BB1"/>
    <w:rsid w:val="00FB3C9E"/>
    <w:rsid w:val="00FB46C8"/>
    <w:rsid w:val="00FB552A"/>
    <w:rsid w:val="00FB5949"/>
    <w:rsid w:val="00FB5DCD"/>
    <w:rsid w:val="00FB60D7"/>
    <w:rsid w:val="00FB6687"/>
    <w:rsid w:val="00FB6E07"/>
    <w:rsid w:val="00FB702C"/>
    <w:rsid w:val="00FB75C0"/>
    <w:rsid w:val="00FB7EDA"/>
    <w:rsid w:val="00FB7F62"/>
    <w:rsid w:val="00FC039C"/>
    <w:rsid w:val="00FC0859"/>
    <w:rsid w:val="00FC21E4"/>
    <w:rsid w:val="00FC2C4F"/>
    <w:rsid w:val="00FC321E"/>
    <w:rsid w:val="00FC33F0"/>
    <w:rsid w:val="00FC5158"/>
    <w:rsid w:val="00FC621C"/>
    <w:rsid w:val="00FC6A57"/>
    <w:rsid w:val="00FC6F05"/>
    <w:rsid w:val="00FC70EA"/>
    <w:rsid w:val="00FC778B"/>
    <w:rsid w:val="00FD0474"/>
    <w:rsid w:val="00FD09CE"/>
    <w:rsid w:val="00FD0A88"/>
    <w:rsid w:val="00FD203A"/>
    <w:rsid w:val="00FD38F7"/>
    <w:rsid w:val="00FD4275"/>
    <w:rsid w:val="00FD49CF"/>
    <w:rsid w:val="00FD556E"/>
    <w:rsid w:val="00FD5703"/>
    <w:rsid w:val="00FD5A7B"/>
    <w:rsid w:val="00FD5D17"/>
    <w:rsid w:val="00FD5DBA"/>
    <w:rsid w:val="00FD5EA7"/>
    <w:rsid w:val="00FD5F10"/>
    <w:rsid w:val="00FD6498"/>
    <w:rsid w:val="00FD74D6"/>
    <w:rsid w:val="00FD753B"/>
    <w:rsid w:val="00FD75FE"/>
    <w:rsid w:val="00FD7EB7"/>
    <w:rsid w:val="00FE053C"/>
    <w:rsid w:val="00FE0693"/>
    <w:rsid w:val="00FE075B"/>
    <w:rsid w:val="00FE0B17"/>
    <w:rsid w:val="00FE0E6F"/>
    <w:rsid w:val="00FE1837"/>
    <w:rsid w:val="00FE1840"/>
    <w:rsid w:val="00FE1C23"/>
    <w:rsid w:val="00FE2A29"/>
    <w:rsid w:val="00FE2B34"/>
    <w:rsid w:val="00FE2DDB"/>
    <w:rsid w:val="00FE39E6"/>
    <w:rsid w:val="00FE465E"/>
    <w:rsid w:val="00FE5D82"/>
    <w:rsid w:val="00FE71D0"/>
    <w:rsid w:val="00FE76D8"/>
    <w:rsid w:val="00FE7B60"/>
    <w:rsid w:val="00FF0344"/>
    <w:rsid w:val="00FF05F0"/>
    <w:rsid w:val="00FF0818"/>
    <w:rsid w:val="00FF094D"/>
    <w:rsid w:val="00FF0AF2"/>
    <w:rsid w:val="00FF0B4B"/>
    <w:rsid w:val="00FF123C"/>
    <w:rsid w:val="00FF2897"/>
    <w:rsid w:val="00FF2CD1"/>
    <w:rsid w:val="00FF308A"/>
    <w:rsid w:val="00FF3332"/>
    <w:rsid w:val="00FF4215"/>
    <w:rsid w:val="00FF4379"/>
    <w:rsid w:val="00FF5BA5"/>
    <w:rsid w:val="00FF5E0D"/>
    <w:rsid w:val="00FF651E"/>
    <w:rsid w:val="00FF6C85"/>
    <w:rsid w:val="00FF73F1"/>
    <w:rsid w:val="00FF7A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B6AF017"/>
  <w15:docId w15:val="{2674BD02-CBB4-46C0-919F-87B163A31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695A"/>
    <w:pPr>
      <w:spacing w:after="200" w:line="276" w:lineRule="auto"/>
    </w:pPr>
    <w:rPr>
      <w:rFonts w:ascii="Times New Roman" w:hAnsi="Times New Roman"/>
      <w:sz w:val="24"/>
      <w:szCs w:val="22"/>
      <w:lang w:eastAsia="en-US"/>
    </w:rPr>
  </w:style>
  <w:style w:type="paragraph" w:styleId="Heading1">
    <w:name w:val="heading 1"/>
    <w:basedOn w:val="Normal"/>
    <w:link w:val="Heading1Char"/>
    <w:uiPriority w:val="99"/>
    <w:qFormat/>
    <w:rsid w:val="00FA4779"/>
    <w:pPr>
      <w:spacing w:before="100" w:beforeAutospacing="1" w:after="100" w:afterAutospacing="1" w:line="240" w:lineRule="auto"/>
      <w:outlineLvl w:val="0"/>
    </w:pPr>
    <w:rPr>
      <w:rFonts w:eastAsia="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A4779"/>
    <w:rPr>
      <w:rFonts w:ascii="Times New Roman" w:hAnsi="Times New Roman" w:cs="Times New Roman"/>
      <w:b/>
      <w:bCs/>
      <w:kern w:val="36"/>
      <w:sz w:val="48"/>
      <w:szCs w:val="48"/>
      <w:lang w:eastAsia="en-GB"/>
    </w:rPr>
  </w:style>
  <w:style w:type="paragraph" w:customStyle="1" w:styleId="FirstParagraph">
    <w:name w:val="First Paragraph"/>
    <w:basedOn w:val="BodyText"/>
    <w:next w:val="BodyText"/>
    <w:uiPriority w:val="99"/>
    <w:rsid w:val="00D71B29"/>
    <w:pPr>
      <w:spacing w:before="180" w:after="180" w:line="240" w:lineRule="auto"/>
    </w:pPr>
    <w:rPr>
      <w:szCs w:val="24"/>
      <w:lang w:val="en-US"/>
    </w:rPr>
  </w:style>
  <w:style w:type="paragraph" w:styleId="BodyText">
    <w:name w:val="Body Text"/>
    <w:basedOn w:val="Normal"/>
    <w:link w:val="BodyTextChar"/>
    <w:uiPriority w:val="99"/>
    <w:rsid w:val="00D71B29"/>
    <w:pPr>
      <w:spacing w:after="120"/>
    </w:pPr>
  </w:style>
  <w:style w:type="character" w:customStyle="1" w:styleId="BodyTextChar">
    <w:name w:val="Body Text Char"/>
    <w:link w:val="BodyText"/>
    <w:uiPriority w:val="99"/>
    <w:locked/>
    <w:rsid w:val="00D71B29"/>
    <w:rPr>
      <w:rFonts w:cs="Times New Roman"/>
    </w:rPr>
  </w:style>
  <w:style w:type="character" w:customStyle="1" w:styleId="VerbatimChar">
    <w:name w:val="Verbatim Char"/>
    <w:link w:val="SourceCode"/>
    <w:uiPriority w:val="99"/>
    <w:locked/>
    <w:rsid w:val="008B4717"/>
    <w:rPr>
      <w:rFonts w:ascii="Consolas" w:hAnsi="Consolas" w:cs="Times New Roman"/>
      <w:shd w:val="clear" w:color="auto" w:fill="F8F8F8"/>
    </w:rPr>
  </w:style>
  <w:style w:type="paragraph" w:customStyle="1" w:styleId="SourceCode">
    <w:name w:val="Source Code"/>
    <w:basedOn w:val="Normal"/>
    <w:link w:val="VerbatimChar"/>
    <w:uiPriority w:val="99"/>
    <w:rsid w:val="008B4717"/>
    <w:pPr>
      <w:shd w:val="clear" w:color="auto" w:fill="F8F8F8"/>
      <w:wordWrap w:val="0"/>
      <w:spacing w:line="240" w:lineRule="auto"/>
    </w:pPr>
    <w:rPr>
      <w:rFonts w:ascii="Consolas" w:hAnsi="Consolas"/>
    </w:rPr>
  </w:style>
  <w:style w:type="paragraph" w:styleId="Bibliography">
    <w:name w:val="Bibliography"/>
    <w:basedOn w:val="Normal"/>
    <w:uiPriority w:val="99"/>
    <w:rsid w:val="007B62B9"/>
    <w:pPr>
      <w:spacing w:line="240" w:lineRule="auto"/>
    </w:pPr>
    <w:rPr>
      <w:szCs w:val="24"/>
      <w:lang w:val="en-US"/>
    </w:rPr>
  </w:style>
  <w:style w:type="character" w:styleId="Hyperlink">
    <w:name w:val="Hyperlink"/>
    <w:uiPriority w:val="99"/>
    <w:rsid w:val="007B62B9"/>
    <w:rPr>
      <w:rFonts w:cs="Times New Roman"/>
      <w:color w:val="4F81BD"/>
    </w:rPr>
  </w:style>
  <w:style w:type="paragraph" w:styleId="BalloonText">
    <w:name w:val="Balloon Text"/>
    <w:basedOn w:val="Normal"/>
    <w:link w:val="BalloonTextChar"/>
    <w:uiPriority w:val="99"/>
    <w:semiHidden/>
    <w:rsid w:val="00E93764"/>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E93764"/>
    <w:rPr>
      <w:rFonts w:ascii="Tahoma" w:hAnsi="Tahoma" w:cs="Tahoma"/>
      <w:sz w:val="16"/>
      <w:szCs w:val="16"/>
    </w:rPr>
  </w:style>
  <w:style w:type="paragraph" w:customStyle="1" w:styleId="Compact">
    <w:name w:val="Compact"/>
    <w:basedOn w:val="BodyText"/>
    <w:uiPriority w:val="99"/>
    <w:rsid w:val="001667C1"/>
    <w:pPr>
      <w:spacing w:before="36" w:after="36" w:line="240" w:lineRule="auto"/>
    </w:pPr>
    <w:rPr>
      <w:szCs w:val="24"/>
      <w:lang w:val="en-US"/>
    </w:rPr>
  </w:style>
  <w:style w:type="paragraph" w:customStyle="1" w:styleId="Default">
    <w:name w:val="Default"/>
    <w:uiPriority w:val="99"/>
    <w:rsid w:val="00812974"/>
    <w:pPr>
      <w:autoSpaceDE w:val="0"/>
      <w:autoSpaceDN w:val="0"/>
      <w:adjustRightInd w:val="0"/>
    </w:pPr>
    <w:rPr>
      <w:rFonts w:ascii="Times New Roman" w:hAnsi="Times New Roman"/>
      <w:color w:val="000000"/>
      <w:sz w:val="24"/>
      <w:szCs w:val="24"/>
      <w:lang w:eastAsia="en-US"/>
    </w:rPr>
  </w:style>
  <w:style w:type="paragraph" w:customStyle="1" w:styleId="Pa4">
    <w:name w:val="Pa4"/>
    <w:basedOn w:val="Default"/>
    <w:next w:val="Default"/>
    <w:uiPriority w:val="99"/>
    <w:rsid w:val="00812974"/>
    <w:pPr>
      <w:spacing w:line="241" w:lineRule="atLeast"/>
    </w:pPr>
    <w:rPr>
      <w:color w:val="auto"/>
    </w:rPr>
  </w:style>
  <w:style w:type="character" w:customStyle="1" w:styleId="A0">
    <w:name w:val="A0"/>
    <w:uiPriority w:val="99"/>
    <w:rsid w:val="00812974"/>
    <w:rPr>
      <w:color w:val="000000"/>
      <w:sz w:val="20"/>
    </w:rPr>
  </w:style>
  <w:style w:type="paragraph" w:styleId="Header">
    <w:name w:val="header"/>
    <w:basedOn w:val="Normal"/>
    <w:link w:val="HeaderChar"/>
    <w:uiPriority w:val="99"/>
    <w:rsid w:val="00926F04"/>
    <w:pPr>
      <w:tabs>
        <w:tab w:val="center" w:pos="4513"/>
        <w:tab w:val="right" w:pos="9026"/>
      </w:tabs>
      <w:spacing w:after="0" w:line="240" w:lineRule="auto"/>
    </w:pPr>
  </w:style>
  <w:style w:type="character" w:customStyle="1" w:styleId="HeaderChar">
    <w:name w:val="Header Char"/>
    <w:link w:val="Header"/>
    <w:uiPriority w:val="99"/>
    <w:locked/>
    <w:rsid w:val="00926F04"/>
    <w:rPr>
      <w:rFonts w:cs="Times New Roman"/>
    </w:rPr>
  </w:style>
  <w:style w:type="paragraph" w:styleId="Footer">
    <w:name w:val="footer"/>
    <w:basedOn w:val="Normal"/>
    <w:link w:val="FooterChar"/>
    <w:uiPriority w:val="99"/>
    <w:rsid w:val="00926F04"/>
    <w:pPr>
      <w:tabs>
        <w:tab w:val="center" w:pos="4513"/>
        <w:tab w:val="right" w:pos="9026"/>
      </w:tabs>
      <w:spacing w:after="0" w:line="240" w:lineRule="auto"/>
    </w:pPr>
  </w:style>
  <w:style w:type="character" w:customStyle="1" w:styleId="FooterChar">
    <w:name w:val="Footer Char"/>
    <w:link w:val="Footer"/>
    <w:uiPriority w:val="99"/>
    <w:locked/>
    <w:rsid w:val="00926F04"/>
    <w:rPr>
      <w:rFonts w:cs="Times New Roman"/>
    </w:rPr>
  </w:style>
  <w:style w:type="character" w:customStyle="1" w:styleId="A1">
    <w:name w:val="A1"/>
    <w:uiPriority w:val="99"/>
    <w:rsid w:val="00750F36"/>
    <w:rPr>
      <w:b/>
      <w:color w:val="000000"/>
      <w:sz w:val="28"/>
    </w:rPr>
  </w:style>
  <w:style w:type="character" w:customStyle="1" w:styleId="A2">
    <w:name w:val="A2"/>
    <w:uiPriority w:val="99"/>
    <w:rsid w:val="00750F36"/>
    <w:rPr>
      <w:color w:val="000000"/>
      <w:sz w:val="11"/>
    </w:rPr>
  </w:style>
  <w:style w:type="paragraph" w:styleId="Caption">
    <w:name w:val="caption"/>
    <w:basedOn w:val="Normal"/>
    <w:next w:val="Normal"/>
    <w:uiPriority w:val="99"/>
    <w:qFormat/>
    <w:rsid w:val="0064626B"/>
    <w:pPr>
      <w:spacing w:line="240" w:lineRule="auto"/>
    </w:pPr>
    <w:rPr>
      <w:b/>
      <w:bCs/>
      <w:color w:val="4F81BD"/>
      <w:sz w:val="18"/>
      <w:szCs w:val="18"/>
    </w:rPr>
  </w:style>
  <w:style w:type="character" w:styleId="CommentReference">
    <w:name w:val="annotation reference"/>
    <w:uiPriority w:val="99"/>
    <w:semiHidden/>
    <w:rsid w:val="00802A9E"/>
    <w:rPr>
      <w:rFonts w:cs="Times New Roman"/>
      <w:sz w:val="16"/>
      <w:szCs w:val="16"/>
    </w:rPr>
  </w:style>
  <w:style w:type="paragraph" w:styleId="CommentText">
    <w:name w:val="annotation text"/>
    <w:basedOn w:val="Normal"/>
    <w:link w:val="CommentTextChar"/>
    <w:uiPriority w:val="99"/>
    <w:rsid w:val="00802A9E"/>
    <w:pPr>
      <w:spacing w:line="240" w:lineRule="auto"/>
    </w:pPr>
    <w:rPr>
      <w:sz w:val="20"/>
      <w:szCs w:val="20"/>
    </w:rPr>
  </w:style>
  <w:style w:type="character" w:customStyle="1" w:styleId="CommentTextChar">
    <w:name w:val="Comment Text Char"/>
    <w:link w:val="CommentText"/>
    <w:uiPriority w:val="99"/>
    <w:locked/>
    <w:rsid w:val="00802A9E"/>
    <w:rPr>
      <w:rFonts w:cs="Times New Roman"/>
      <w:sz w:val="20"/>
      <w:szCs w:val="20"/>
    </w:rPr>
  </w:style>
  <w:style w:type="paragraph" w:styleId="CommentSubject">
    <w:name w:val="annotation subject"/>
    <w:basedOn w:val="CommentText"/>
    <w:next w:val="CommentText"/>
    <w:link w:val="CommentSubjectChar"/>
    <w:uiPriority w:val="99"/>
    <w:semiHidden/>
    <w:rsid w:val="00802A9E"/>
    <w:rPr>
      <w:b/>
      <w:bCs/>
    </w:rPr>
  </w:style>
  <w:style w:type="character" w:customStyle="1" w:styleId="CommentSubjectChar">
    <w:name w:val="Comment Subject Char"/>
    <w:link w:val="CommentSubject"/>
    <w:uiPriority w:val="99"/>
    <w:semiHidden/>
    <w:locked/>
    <w:rsid w:val="00802A9E"/>
    <w:rPr>
      <w:rFonts w:cs="Times New Roman"/>
      <w:b/>
      <w:bCs/>
      <w:sz w:val="20"/>
      <w:szCs w:val="20"/>
    </w:rPr>
  </w:style>
  <w:style w:type="character" w:styleId="LineNumber">
    <w:name w:val="line number"/>
    <w:uiPriority w:val="99"/>
    <w:semiHidden/>
    <w:rsid w:val="00745F74"/>
    <w:rPr>
      <w:rFonts w:cs="Times New Roman"/>
    </w:rPr>
  </w:style>
  <w:style w:type="paragraph" w:styleId="ListParagraph">
    <w:name w:val="List Paragraph"/>
    <w:basedOn w:val="Normal"/>
    <w:uiPriority w:val="99"/>
    <w:qFormat/>
    <w:rsid w:val="00303104"/>
    <w:pPr>
      <w:ind w:left="720"/>
      <w:contextualSpacing/>
    </w:pPr>
  </w:style>
  <w:style w:type="character" w:styleId="Emphasis">
    <w:name w:val="Emphasis"/>
    <w:uiPriority w:val="20"/>
    <w:qFormat/>
    <w:rsid w:val="00A11185"/>
    <w:rPr>
      <w:rFonts w:cs="Times New Roman"/>
      <w:i/>
      <w:iCs/>
    </w:rPr>
  </w:style>
  <w:style w:type="paragraph" w:styleId="EndnoteText">
    <w:name w:val="endnote text"/>
    <w:basedOn w:val="Normal"/>
    <w:link w:val="EndnoteTextChar"/>
    <w:uiPriority w:val="99"/>
    <w:semiHidden/>
    <w:rsid w:val="00F32C14"/>
    <w:pPr>
      <w:spacing w:after="0" w:line="240" w:lineRule="auto"/>
    </w:pPr>
    <w:rPr>
      <w:sz w:val="20"/>
      <w:szCs w:val="20"/>
    </w:rPr>
  </w:style>
  <w:style w:type="character" w:customStyle="1" w:styleId="EndnoteTextChar">
    <w:name w:val="Endnote Text Char"/>
    <w:link w:val="EndnoteText"/>
    <w:uiPriority w:val="99"/>
    <w:semiHidden/>
    <w:locked/>
    <w:rsid w:val="00F32C14"/>
    <w:rPr>
      <w:rFonts w:ascii="Times New Roman" w:hAnsi="Times New Roman" w:cs="Times New Roman"/>
      <w:sz w:val="20"/>
      <w:szCs w:val="20"/>
    </w:rPr>
  </w:style>
  <w:style w:type="character" w:styleId="EndnoteReference">
    <w:name w:val="endnote reference"/>
    <w:uiPriority w:val="99"/>
    <w:semiHidden/>
    <w:rsid w:val="00F32C14"/>
    <w:rPr>
      <w:rFonts w:cs="Times New Roman"/>
      <w:vertAlign w:val="superscript"/>
    </w:rPr>
  </w:style>
  <w:style w:type="paragraph" w:styleId="FootnoteText">
    <w:name w:val="footnote text"/>
    <w:basedOn w:val="Normal"/>
    <w:link w:val="FootnoteTextChar"/>
    <w:uiPriority w:val="99"/>
    <w:semiHidden/>
    <w:rsid w:val="00F32C14"/>
    <w:pPr>
      <w:spacing w:after="0" w:line="240" w:lineRule="auto"/>
    </w:pPr>
    <w:rPr>
      <w:sz w:val="20"/>
      <w:szCs w:val="20"/>
    </w:rPr>
  </w:style>
  <w:style w:type="character" w:customStyle="1" w:styleId="FootnoteTextChar">
    <w:name w:val="Footnote Text Char"/>
    <w:link w:val="FootnoteText"/>
    <w:uiPriority w:val="99"/>
    <w:semiHidden/>
    <w:locked/>
    <w:rsid w:val="00F32C14"/>
    <w:rPr>
      <w:rFonts w:ascii="Times New Roman" w:hAnsi="Times New Roman" w:cs="Times New Roman"/>
      <w:sz w:val="20"/>
      <w:szCs w:val="20"/>
    </w:rPr>
  </w:style>
  <w:style w:type="character" w:styleId="FootnoteReference">
    <w:name w:val="footnote reference"/>
    <w:uiPriority w:val="99"/>
    <w:semiHidden/>
    <w:rsid w:val="00F32C14"/>
    <w:rPr>
      <w:rFonts w:cs="Times New Roman"/>
      <w:vertAlign w:val="superscript"/>
    </w:rPr>
  </w:style>
  <w:style w:type="paragraph" w:styleId="HTMLPreformatted">
    <w:name w:val="HTML Preformatted"/>
    <w:basedOn w:val="Normal"/>
    <w:link w:val="HTMLPreformattedChar"/>
    <w:uiPriority w:val="99"/>
    <w:rsid w:val="003A6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link w:val="HTMLPreformatted"/>
    <w:uiPriority w:val="99"/>
    <w:locked/>
    <w:rsid w:val="003A66F7"/>
    <w:rPr>
      <w:rFonts w:ascii="Courier New" w:hAnsi="Courier New" w:cs="Courier New"/>
      <w:sz w:val="20"/>
      <w:szCs w:val="20"/>
      <w:lang w:eastAsia="en-GB"/>
    </w:rPr>
  </w:style>
  <w:style w:type="character" w:customStyle="1" w:styleId="separator">
    <w:name w:val="separator"/>
    <w:uiPriority w:val="99"/>
    <w:rsid w:val="00DD66E8"/>
    <w:rPr>
      <w:rFonts w:cs="Times New Roman"/>
    </w:rPr>
  </w:style>
  <w:style w:type="character" w:customStyle="1" w:styleId="hidden-author">
    <w:name w:val="hidden-author"/>
    <w:uiPriority w:val="99"/>
    <w:rsid w:val="00DD66E8"/>
    <w:rPr>
      <w:rFonts w:cs="Times New Roman"/>
    </w:rPr>
  </w:style>
  <w:style w:type="character" w:customStyle="1" w:styleId="journaltitle">
    <w:name w:val="journaltitle"/>
    <w:rsid w:val="00FA4779"/>
    <w:rPr>
      <w:rFonts w:cs="Times New Roman"/>
    </w:rPr>
  </w:style>
  <w:style w:type="character" w:customStyle="1" w:styleId="pubyear">
    <w:name w:val="pubyear"/>
    <w:uiPriority w:val="99"/>
    <w:rsid w:val="00FA4779"/>
    <w:rPr>
      <w:rFonts w:cs="Times New Roman"/>
    </w:rPr>
  </w:style>
  <w:style w:type="character" w:customStyle="1" w:styleId="vol">
    <w:name w:val="vol"/>
    <w:uiPriority w:val="99"/>
    <w:rsid w:val="00FA4779"/>
    <w:rPr>
      <w:rFonts w:cs="Times New Roman"/>
    </w:rPr>
  </w:style>
  <w:style w:type="character" w:customStyle="1" w:styleId="citedissue">
    <w:name w:val="citedissue"/>
    <w:uiPriority w:val="99"/>
    <w:rsid w:val="00FA4779"/>
    <w:rPr>
      <w:rFonts w:cs="Times New Roman"/>
    </w:rPr>
  </w:style>
  <w:style w:type="character" w:customStyle="1" w:styleId="pagefirst">
    <w:name w:val="pagefirst"/>
    <w:uiPriority w:val="99"/>
    <w:rsid w:val="00FA4779"/>
    <w:rPr>
      <w:rFonts w:cs="Times New Roman"/>
    </w:rPr>
  </w:style>
  <w:style w:type="character" w:customStyle="1" w:styleId="pagelast">
    <w:name w:val="pagelast"/>
    <w:uiPriority w:val="99"/>
    <w:rsid w:val="00FA4779"/>
    <w:rPr>
      <w:rFonts w:cs="Times New Roman"/>
    </w:rPr>
  </w:style>
  <w:style w:type="paragraph" w:styleId="Revision">
    <w:name w:val="Revision"/>
    <w:hidden/>
    <w:uiPriority w:val="99"/>
    <w:semiHidden/>
    <w:rsid w:val="003D6952"/>
    <w:rPr>
      <w:rFonts w:ascii="Times New Roman" w:hAnsi="Times New Roman"/>
      <w:sz w:val="24"/>
      <w:szCs w:val="22"/>
      <w:lang w:eastAsia="en-US"/>
    </w:rPr>
  </w:style>
  <w:style w:type="paragraph" w:styleId="PlainText">
    <w:name w:val="Plain Text"/>
    <w:basedOn w:val="Normal"/>
    <w:link w:val="PlainTextChar"/>
    <w:uiPriority w:val="99"/>
    <w:unhideWhenUsed/>
    <w:rsid w:val="003F50A8"/>
    <w:pPr>
      <w:spacing w:after="0" w:line="240" w:lineRule="auto"/>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3F50A8"/>
    <w:rPr>
      <w:rFonts w:eastAsiaTheme="minorHAnsi" w:cstheme="minorBidi"/>
      <w:sz w:val="22"/>
      <w:szCs w:val="21"/>
      <w:lang w:eastAsia="en-US"/>
    </w:rPr>
  </w:style>
  <w:style w:type="paragraph" w:styleId="NormalWeb">
    <w:name w:val="Normal (Web)"/>
    <w:basedOn w:val="Normal"/>
    <w:uiPriority w:val="99"/>
    <w:semiHidden/>
    <w:unhideWhenUsed/>
    <w:rsid w:val="00900CD9"/>
    <w:pPr>
      <w:spacing w:before="100" w:beforeAutospacing="1" w:after="100" w:afterAutospacing="1" w:line="240" w:lineRule="auto"/>
    </w:pPr>
    <w:rPr>
      <w:rFonts w:eastAsia="Times New Roman"/>
      <w:szCs w:val="24"/>
      <w:lang w:eastAsia="en-GB"/>
    </w:rPr>
  </w:style>
  <w:style w:type="paragraph" w:customStyle="1" w:styleId="icon--meta-keyline">
    <w:name w:val="icon--meta-keyline"/>
    <w:basedOn w:val="Normal"/>
    <w:rsid w:val="00900CD9"/>
    <w:pPr>
      <w:spacing w:before="100" w:beforeAutospacing="1" w:after="100" w:afterAutospacing="1" w:line="240" w:lineRule="auto"/>
    </w:pPr>
    <w:rPr>
      <w:rFonts w:eastAsia="Times New Roman"/>
      <w:szCs w:val="24"/>
      <w:lang w:eastAsia="en-GB"/>
    </w:rPr>
  </w:style>
  <w:style w:type="character" w:customStyle="1" w:styleId="articlecitationyear">
    <w:name w:val="articlecitation_year"/>
    <w:basedOn w:val="DefaultParagraphFont"/>
    <w:rsid w:val="00900CD9"/>
  </w:style>
  <w:style w:type="character" w:customStyle="1" w:styleId="articlecitationvolume">
    <w:name w:val="articlecitation_volume"/>
    <w:basedOn w:val="DefaultParagraphFont"/>
    <w:rsid w:val="00900CD9"/>
  </w:style>
  <w:style w:type="character" w:customStyle="1" w:styleId="articlecitationpages">
    <w:name w:val="articlecitation_pages"/>
    <w:basedOn w:val="DefaultParagraphFont"/>
    <w:rsid w:val="00900CD9"/>
  </w:style>
  <w:style w:type="character" w:customStyle="1" w:styleId="u-inline-block">
    <w:name w:val="u-inline-block"/>
    <w:basedOn w:val="DefaultParagraphFont"/>
    <w:rsid w:val="00900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80311">
      <w:bodyDiv w:val="1"/>
      <w:marLeft w:val="0"/>
      <w:marRight w:val="0"/>
      <w:marTop w:val="0"/>
      <w:marBottom w:val="0"/>
      <w:divBdr>
        <w:top w:val="none" w:sz="0" w:space="0" w:color="auto"/>
        <w:left w:val="none" w:sz="0" w:space="0" w:color="auto"/>
        <w:bottom w:val="none" w:sz="0" w:space="0" w:color="auto"/>
        <w:right w:val="none" w:sz="0" w:space="0" w:color="auto"/>
      </w:divBdr>
    </w:div>
    <w:div w:id="276646758">
      <w:bodyDiv w:val="1"/>
      <w:marLeft w:val="0"/>
      <w:marRight w:val="0"/>
      <w:marTop w:val="0"/>
      <w:marBottom w:val="0"/>
      <w:divBdr>
        <w:top w:val="none" w:sz="0" w:space="0" w:color="auto"/>
        <w:left w:val="none" w:sz="0" w:space="0" w:color="auto"/>
        <w:bottom w:val="none" w:sz="0" w:space="0" w:color="auto"/>
        <w:right w:val="none" w:sz="0" w:space="0" w:color="auto"/>
      </w:divBdr>
    </w:div>
    <w:div w:id="1280994528">
      <w:bodyDiv w:val="1"/>
      <w:marLeft w:val="0"/>
      <w:marRight w:val="0"/>
      <w:marTop w:val="0"/>
      <w:marBottom w:val="0"/>
      <w:divBdr>
        <w:top w:val="none" w:sz="0" w:space="0" w:color="auto"/>
        <w:left w:val="none" w:sz="0" w:space="0" w:color="auto"/>
        <w:bottom w:val="none" w:sz="0" w:space="0" w:color="auto"/>
        <w:right w:val="none" w:sz="0" w:space="0" w:color="auto"/>
      </w:divBdr>
    </w:div>
    <w:div w:id="1769308160">
      <w:marLeft w:val="0"/>
      <w:marRight w:val="0"/>
      <w:marTop w:val="0"/>
      <w:marBottom w:val="0"/>
      <w:divBdr>
        <w:top w:val="none" w:sz="0" w:space="0" w:color="auto"/>
        <w:left w:val="none" w:sz="0" w:space="0" w:color="auto"/>
        <w:bottom w:val="none" w:sz="0" w:space="0" w:color="auto"/>
        <w:right w:val="none" w:sz="0" w:space="0" w:color="auto"/>
      </w:divBdr>
    </w:div>
    <w:div w:id="1769308161">
      <w:marLeft w:val="0"/>
      <w:marRight w:val="0"/>
      <w:marTop w:val="0"/>
      <w:marBottom w:val="0"/>
      <w:divBdr>
        <w:top w:val="none" w:sz="0" w:space="0" w:color="auto"/>
        <w:left w:val="none" w:sz="0" w:space="0" w:color="auto"/>
        <w:bottom w:val="none" w:sz="0" w:space="0" w:color="auto"/>
        <w:right w:val="none" w:sz="0" w:space="0" w:color="auto"/>
      </w:divBdr>
    </w:div>
    <w:div w:id="1769308162">
      <w:marLeft w:val="0"/>
      <w:marRight w:val="0"/>
      <w:marTop w:val="0"/>
      <w:marBottom w:val="0"/>
      <w:divBdr>
        <w:top w:val="none" w:sz="0" w:space="0" w:color="auto"/>
        <w:left w:val="none" w:sz="0" w:space="0" w:color="auto"/>
        <w:bottom w:val="none" w:sz="0" w:space="0" w:color="auto"/>
        <w:right w:val="none" w:sz="0" w:space="0" w:color="auto"/>
      </w:divBdr>
    </w:div>
    <w:div w:id="1769308163">
      <w:marLeft w:val="0"/>
      <w:marRight w:val="0"/>
      <w:marTop w:val="0"/>
      <w:marBottom w:val="0"/>
      <w:divBdr>
        <w:top w:val="none" w:sz="0" w:space="0" w:color="auto"/>
        <w:left w:val="none" w:sz="0" w:space="0" w:color="auto"/>
        <w:bottom w:val="none" w:sz="0" w:space="0" w:color="auto"/>
        <w:right w:val="none" w:sz="0" w:space="0" w:color="auto"/>
      </w:divBdr>
    </w:div>
    <w:div w:id="1769308164">
      <w:marLeft w:val="0"/>
      <w:marRight w:val="0"/>
      <w:marTop w:val="0"/>
      <w:marBottom w:val="0"/>
      <w:divBdr>
        <w:top w:val="none" w:sz="0" w:space="0" w:color="auto"/>
        <w:left w:val="none" w:sz="0" w:space="0" w:color="auto"/>
        <w:bottom w:val="none" w:sz="0" w:space="0" w:color="auto"/>
        <w:right w:val="none" w:sz="0" w:space="0" w:color="auto"/>
      </w:divBdr>
    </w:div>
    <w:div w:id="193201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10682-017-9924-1" TargetMode="External"/><Relationship Id="rId2" Type="http://schemas.openxmlformats.org/officeDocument/2006/relationships/hyperlink" Target="https://link.springer.com/journal/10682/32/1/page/1" TargetMode="External"/><Relationship Id="rId1" Type="http://schemas.openxmlformats.org/officeDocument/2006/relationships/hyperlink" Target="https://link.springer.com/journal/10682"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4.tiff"/><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tif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5.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i.org/10.1017/S175526721300105X"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B406D-2781-4B4A-9AFA-3DDC5845A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29</Pages>
  <Words>7048</Words>
  <Characters>37709</Characters>
  <Application>Microsoft Office Word</Application>
  <DocSecurity>0</DocSecurity>
  <Lines>608</Lines>
  <Paragraphs>152</Paragraphs>
  <ScaleCrop>false</ScaleCrop>
  <HeadingPairs>
    <vt:vector size="2" baseType="variant">
      <vt:variant>
        <vt:lpstr>Title</vt:lpstr>
      </vt:variant>
      <vt:variant>
        <vt:i4>1</vt:i4>
      </vt:variant>
    </vt:vector>
  </HeadingPairs>
  <TitlesOfParts>
    <vt:vector size="1" baseType="lpstr">
      <vt:lpstr>Running head: Appoo et al</vt:lpstr>
    </vt:vector>
  </TitlesOfParts>
  <Company/>
  <LinksUpToDate>false</LinksUpToDate>
  <CharactersWithSpaces>44605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Appoo et al</dc:title>
  <dc:creator>User</dc:creator>
  <cp:lastModifiedBy>Fernando Cagua</cp:lastModifiedBy>
  <cp:revision>5</cp:revision>
  <dcterms:created xsi:type="dcterms:W3CDTF">2020-02-22T02:57:00Z</dcterms:created>
  <dcterms:modified xsi:type="dcterms:W3CDTF">2020-02-22T05:51:00Z</dcterms:modified>
</cp:coreProperties>
</file>